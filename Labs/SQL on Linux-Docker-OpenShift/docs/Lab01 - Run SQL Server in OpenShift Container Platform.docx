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DFD09" w14:textId="77777777" w:rsidR="00A54FC6" w:rsidRDefault="00A54FC6" w:rsidP="00A54FC6">
      <w:pPr>
        <w:pStyle w:val="BodyText"/>
      </w:pPr>
      <w:r>
        <w:rPr>
          <w:noProof/>
          <w:position w:val="35"/>
        </w:rPr>
        <w:drawing>
          <wp:anchor distT="0" distB="0" distL="114300" distR="114300" simplePos="0" relativeHeight="251659264" behindDoc="0" locked="0" layoutInCell="1" allowOverlap="1" wp14:anchorId="5DEF7257" wp14:editId="460254DD">
            <wp:simplePos x="0" y="0"/>
            <wp:positionH relativeFrom="column">
              <wp:posOffset>4551680</wp:posOffset>
            </wp:positionH>
            <wp:positionV relativeFrom="paragraph">
              <wp:posOffset>5080</wp:posOffset>
            </wp:positionV>
            <wp:extent cx="1536192" cy="338328"/>
            <wp:effectExtent l="0" t="0" r="0"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36192" cy="3383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7E7348" wp14:editId="2819788F">
            <wp:extent cx="2446020" cy="8001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46020" cy="800100"/>
                    </a:xfrm>
                    <a:prstGeom prst="rect">
                      <a:avLst/>
                    </a:prstGeom>
                  </pic:spPr>
                </pic:pic>
              </a:graphicData>
            </a:graphic>
          </wp:inline>
        </w:drawing>
      </w:r>
      <w:r>
        <w:tab/>
      </w:r>
    </w:p>
    <w:p w14:paraId="17114745" w14:textId="6F4068C7" w:rsidR="00A54FC6" w:rsidRPr="00A54FC6" w:rsidRDefault="00933D21" w:rsidP="00A54FC6">
      <w:pPr>
        <w:spacing w:line="633" w:lineRule="exact"/>
        <w:ind w:left="100"/>
        <w:rPr>
          <w:b/>
          <w:sz w:val="32"/>
          <w:szCs w:val="32"/>
        </w:rPr>
      </w:pPr>
      <w:r w:rsidRPr="00933D21">
        <w:rPr>
          <w:b/>
          <w:sz w:val="32"/>
          <w:szCs w:val="32"/>
        </w:rPr>
        <w:t>Run SQL Server</w:t>
      </w:r>
      <w:r w:rsidR="00360569">
        <w:rPr>
          <w:b/>
          <w:sz w:val="32"/>
          <w:szCs w:val="32"/>
        </w:rPr>
        <w:t xml:space="preserve"> in OpenShift</w:t>
      </w:r>
      <w:r w:rsidRPr="00933D21">
        <w:rPr>
          <w:b/>
          <w:sz w:val="32"/>
          <w:szCs w:val="32"/>
        </w:rPr>
        <w:t xml:space="preserve"> </w:t>
      </w:r>
      <w:r w:rsidR="00C85A10">
        <w:rPr>
          <w:b/>
          <w:sz w:val="32"/>
          <w:szCs w:val="32"/>
        </w:rPr>
        <w:t>C</w:t>
      </w:r>
      <w:r w:rsidR="006E2925">
        <w:rPr>
          <w:b/>
          <w:sz w:val="32"/>
          <w:szCs w:val="32"/>
        </w:rPr>
        <w:t>ontainer Platform</w:t>
      </w:r>
    </w:p>
    <w:p w14:paraId="0CE7E56E" w14:textId="77777777" w:rsidR="00A54FC6" w:rsidRDefault="00A54FC6" w:rsidP="00A54FC6">
      <w:pPr>
        <w:pStyle w:val="BodyText"/>
      </w:pPr>
    </w:p>
    <w:p w14:paraId="37596BC0" w14:textId="461DFEE7" w:rsidR="00A54FC6" w:rsidRPr="00A54FC6" w:rsidRDefault="00A54FC6" w:rsidP="00A54FC6">
      <w:pPr>
        <w:pStyle w:val="BodyText"/>
        <w:rPr>
          <w:b/>
          <w:sz w:val="24"/>
          <w:szCs w:val="24"/>
        </w:rPr>
      </w:pPr>
      <w:r w:rsidRPr="00A54FC6">
        <w:rPr>
          <w:b/>
          <w:sz w:val="24"/>
          <w:szCs w:val="24"/>
        </w:rPr>
        <w:t>Hand</w:t>
      </w:r>
      <w:r w:rsidR="000E68EE">
        <w:rPr>
          <w:b/>
          <w:sz w:val="24"/>
          <w:szCs w:val="24"/>
        </w:rPr>
        <w:t>s</w:t>
      </w:r>
      <w:r w:rsidRPr="00A54FC6">
        <w:rPr>
          <w:b/>
          <w:sz w:val="24"/>
          <w:szCs w:val="24"/>
        </w:rPr>
        <w:t xml:space="preserve">-On Lab Manual </w:t>
      </w:r>
      <w:r w:rsidR="00E41978">
        <w:rPr>
          <w:b/>
          <w:sz w:val="24"/>
          <w:szCs w:val="24"/>
        </w:rPr>
        <w:t>–</w:t>
      </w:r>
      <w:r w:rsidRPr="00A54FC6">
        <w:rPr>
          <w:b/>
          <w:sz w:val="24"/>
          <w:szCs w:val="24"/>
        </w:rPr>
        <w:t xml:space="preserve"> </w:t>
      </w:r>
      <w:r w:rsidR="00E41978">
        <w:rPr>
          <w:b/>
          <w:sz w:val="24"/>
          <w:szCs w:val="24"/>
        </w:rPr>
        <w:t xml:space="preserve">Running Microsoft SQL Server in OpenShift Container Platform and connect </w:t>
      </w:r>
      <w:r w:rsidR="000E68EE">
        <w:rPr>
          <w:b/>
          <w:sz w:val="24"/>
          <w:szCs w:val="24"/>
        </w:rPr>
        <w:t xml:space="preserve">it </w:t>
      </w:r>
      <w:r w:rsidR="00E41978">
        <w:rPr>
          <w:b/>
          <w:sz w:val="24"/>
          <w:szCs w:val="24"/>
        </w:rPr>
        <w:t>using .NET Core Application</w:t>
      </w:r>
    </w:p>
    <w:p w14:paraId="7C8786D4" w14:textId="77777777" w:rsidR="00A54FC6" w:rsidRDefault="00A54FC6" w:rsidP="00A54FC6">
      <w:pPr>
        <w:pStyle w:val="BodyText"/>
      </w:pPr>
    </w:p>
    <w:p w14:paraId="764C6A4C" w14:textId="32C28802" w:rsidR="00A54FC6" w:rsidRDefault="00A54FC6" w:rsidP="00A54FC6">
      <w:pPr>
        <w:ind w:left="100"/>
        <w:rPr>
          <w:sz w:val="20"/>
        </w:rPr>
      </w:pPr>
      <w:r>
        <w:rPr>
          <w:b/>
          <w:sz w:val="20"/>
        </w:rPr>
        <w:t>Published</w:t>
      </w:r>
      <w:r>
        <w:rPr>
          <w:sz w:val="20"/>
        </w:rPr>
        <w:t xml:space="preserve">: </w:t>
      </w:r>
      <w:r w:rsidR="004C4F14">
        <w:rPr>
          <w:sz w:val="20"/>
        </w:rPr>
        <w:t>April</w:t>
      </w:r>
      <w:r>
        <w:rPr>
          <w:sz w:val="20"/>
        </w:rPr>
        <w:t xml:space="preserve"> 2017</w:t>
      </w:r>
    </w:p>
    <w:p w14:paraId="6C96EC67" w14:textId="77777777" w:rsidR="00A54FC6" w:rsidRDefault="00A54FC6" w:rsidP="00A54FC6">
      <w:pPr>
        <w:pStyle w:val="BodyText"/>
      </w:pPr>
    </w:p>
    <w:p w14:paraId="74F822ED" w14:textId="0CBD3A2D" w:rsidR="00A54FC6" w:rsidRDefault="00A54FC6" w:rsidP="00A54FC6">
      <w:pPr>
        <w:ind w:left="100"/>
        <w:rPr>
          <w:sz w:val="20"/>
        </w:rPr>
      </w:pPr>
      <w:r>
        <w:rPr>
          <w:b/>
          <w:sz w:val="20"/>
        </w:rPr>
        <w:t>Applies to</w:t>
      </w:r>
      <w:r w:rsidR="00CE5333">
        <w:rPr>
          <w:sz w:val="20"/>
        </w:rPr>
        <w:t>: Microsoft SQL Server 2017</w:t>
      </w:r>
      <w:r>
        <w:rPr>
          <w:sz w:val="20"/>
        </w:rPr>
        <w:t xml:space="preserve"> </w:t>
      </w:r>
      <w:r w:rsidR="00630D0F">
        <w:rPr>
          <w:sz w:val="20"/>
        </w:rPr>
        <w:t xml:space="preserve">in </w:t>
      </w:r>
      <w:r w:rsidR="0016525F">
        <w:rPr>
          <w:sz w:val="20"/>
        </w:rPr>
        <w:t xml:space="preserve">Container </w:t>
      </w:r>
      <w:r>
        <w:rPr>
          <w:sz w:val="20"/>
        </w:rPr>
        <w:t xml:space="preserve">– Build </w:t>
      </w:r>
      <w:r w:rsidR="00CE5333">
        <w:rPr>
          <w:sz w:val="20"/>
        </w:rPr>
        <w:t>14.0.500.272 (CTP2.0</w:t>
      </w:r>
      <w:r>
        <w:rPr>
          <w:sz w:val="20"/>
        </w:rPr>
        <w:t>)</w:t>
      </w:r>
    </w:p>
    <w:p w14:paraId="6E60D382" w14:textId="77777777" w:rsidR="00A54FC6" w:rsidRDefault="00A54FC6" w:rsidP="00A54FC6">
      <w:pPr>
        <w:pStyle w:val="BodyText"/>
      </w:pPr>
    </w:p>
    <w:p w14:paraId="139F1458" w14:textId="07C8BF56" w:rsidR="00A54FC6" w:rsidRDefault="00A54FC6">
      <w:pPr>
        <w:pStyle w:val="BodyText"/>
        <w:rPr>
          <w:sz w:val="36"/>
        </w:rPr>
      </w:pPr>
      <w:r>
        <w:rPr>
          <w:b/>
        </w:rPr>
        <w:t>Summary</w:t>
      </w:r>
      <w:r>
        <w:t xml:space="preserve">: </w:t>
      </w:r>
      <w:r w:rsidR="00126B0D">
        <w:rPr>
          <w:lang w:eastAsia="ja-JP"/>
        </w:rPr>
        <w:t>Docker</w:t>
      </w:r>
      <w:r w:rsidR="00126B0D" w:rsidRPr="006623C8">
        <w:rPr>
          <w:lang w:eastAsia="ja-JP"/>
        </w:rPr>
        <w:t xml:space="preserve"> Containers are an isolated, resource controlled, and portable operating environment</w:t>
      </w:r>
      <w:r w:rsidR="000E68EE">
        <w:rPr>
          <w:lang w:eastAsia="ja-JP"/>
        </w:rPr>
        <w:t>s</w:t>
      </w:r>
      <w:r w:rsidR="00126B0D" w:rsidRPr="006623C8">
        <w:rPr>
          <w:lang w:eastAsia="ja-JP"/>
        </w:rPr>
        <w:t xml:space="preserve">. An application inside a container can run without affecting the rest of the system and vice versa. </w:t>
      </w:r>
      <w:r w:rsidRPr="0037721B">
        <w:rPr>
          <w:lang w:eastAsia="ja-JP"/>
        </w:rPr>
        <w:t xml:space="preserve">SQL Server </w:t>
      </w:r>
      <w:r w:rsidR="00C33522">
        <w:rPr>
          <w:lang w:eastAsia="ja-JP"/>
        </w:rPr>
        <w:t>in Docker container</w:t>
      </w:r>
      <w:r w:rsidR="00C33522" w:rsidRPr="0037721B">
        <w:rPr>
          <w:lang w:eastAsia="ja-JP"/>
        </w:rPr>
        <w:t xml:space="preserve"> </w:t>
      </w:r>
      <w:r w:rsidRPr="0037721B">
        <w:rPr>
          <w:lang w:eastAsia="ja-JP"/>
        </w:rPr>
        <w:t>will provide customers with even more flexibility in their data so</w:t>
      </w:r>
      <w:r w:rsidR="00231690">
        <w:rPr>
          <w:lang w:eastAsia="ja-JP"/>
        </w:rPr>
        <w:t xml:space="preserve">lution. </w:t>
      </w:r>
      <w:r w:rsidRPr="0037721B">
        <w:rPr>
          <w:lang w:eastAsia="ja-JP"/>
        </w:rPr>
        <w:t xml:space="preserve">SQL Server on </w:t>
      </w:r>
      <w:r w:rsidR="00C02A94">
        <w:rPr>
          <w:lang w:eastAsia="ja-JP"/>
        </w:rPr>
        <w:t>OpenShift Container Platform</w:t>
      </w:r>
      <w:r w:rsidR="00C02A94" w:rsidRPr="0037721B">
        <w:rPr>
          <w:lang w:eastAsia="ja-JP"/>
        </w:rPr>
        <w:t xml:space="preserve"> </w:t>
      </w:r>
      <w:r w:rsidRPr="0037721B">
        <w:rPr>
          <w:lang w:eastAsia="ja-JP"/>
        </w:rPr>
        <w:t>gives the power to</w:t>
      </w:r>
      <w:r w:rsidR="000B7431">
        <w:rPr>
          <w:lang w:eastAsia="ja-JP"/>
        </w:rPr>
        <w:t xml:space="preserve"> run and deploy SQL Server in OpenShift Cluster and scale up and down </w:t>
      </w:r>
      <w:r w:rsidR="00F56BE3">
        <w:rPr>
          <w:lang w:eastAsia="ja-JP"/>
        </w:rPr>
        <w:t>as per there need.</w:t>
      </w:r>
      <w:r>
        <w:rPr>
          <w:sz w:val="36"/>
        </w:rPr>
        <w:br w:type="page"/>
      </w:r>
    </w:p>
    <w:p w14:paraId="58DC4005" w14:textId="77777777" w:rsidR="00A54FC6" w:rsidRDefault="00A54FC6" w:rsidP="00A54FC6">
      <w:pPr>
        <w:spacing w:before="74"/>
        <w:ind w:left="100"/>
        <w:rPr>
          <w:sz w:val="36"/>
        </w:rPr>
      </w:pPr>
      <w:r>
        <w:rPr>
          <w:sz w:val="36"/>
        </w:rPr>
        <w:lastRenderedPageBreak/>
        <w:t>Copyright</w:t>
      </w:r>
    </w:p>
    <w:p w14:paraId="1490E7AC" w14:textId="77777777" w:rsidR="00A54FC6" w:rsidRDefault="00A54FC6" w:rsidP="00A54FC6">
      <w:pPr>
        <w:pStyle w:val="BodyText"/>
      </w:pPr>
      <w: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16145B86" w14:textId="77777777" w:rsidR="00A54FC6" w:rsidRDefault="00A54FC6" w:rsidP="00A54FC6">
      <w:pPr>
        <w:pStyle w:val="BodyText"/>
      </w:pPr>
      <w:r>
        <w:t>This white paper is for informational purposes only. MICROSOFT MAKES NO WARRANTIES, EXPRESS, IMPLIED, OR STATUTORY, AS TO THE INFORMATION IN THIS DOCUMENT.</w:t>
      </w:r>
    </w:p>
    <w:p w14:paraId="2607D356" w14:textId="77777777" w:rsidR="00A54FC6" w:rsidRDefault="00A54FC6" w:rsidP="00A54FC6">
      <w:pPr>
        <w:pStyle w:val="BodyText"/>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54351CD" w14:textId="77777777" w:rsidR="00A54FC6" w:rsidRDefault="00A54FC6" w:rsidP="00A54FC6">
      <w:pPr>
        <w:pStyle w:val="BodyText"/>
      </w:pPr>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52A5EADB" w14:textId="669389F3" w:rsidR="00A54FC6" w:rsidRDefault="005D2D9F" w:rsidP="00A54FC6">
      <w:pPr>
        <w:pStyle w:val="BodyText"/>
      </w:pPr>
      <w:r>
        <w:t>© 2017</w:t>
      </w:r>
      <w:r w:rsidR="00A54FC6">
        <w:t xml:space="preserve"> Microsoft Corporation. All rights reserved.</w:t>
      </w:r>
    </w:p>
    <w:p w14:paraId="422FB50A" w14:textId="77777777" w:rsidR="00A54FC6" w:rsidRDefault="00A54FC6" w:rsidP="00A54FC6">
      <w:pPr>
        <w:pStyle w:val="BodyText"/>
      </w:pPr>
    </w:p>
    <w:p w14:paraId="3B412689" w14:textId="77777777" w:rsidR="00A54FC6" w:rsidRDefault="00A54FC6" w:rsidP="00A54FC6">
      <w:pPr>
        <w:pStyle w:val="BodyText"/>
      </w:pPr>
      <w:r>
        <w:t>Microsoft, Active Directory, Microsoft Azure, Excel, SharePoint, SQL Server, Windows, and Windows Server are trademarks of the Microsoft group of companies.</w:t>
      </w:r>
    </w:p>
    <w:p w14:paraId="4D7030CF" w14:textId="77777777" w:rsidR="00A54FC6" w:rsidRPr="00E96EC3" w:rsidRDefault="00A54FC6" w:rsidP="00A54FC6">
      <w:pPr>
        <w:pStyle w:val="BodyText"/>
      </w:pPr>
      <w:r>
        <w:t>All other trademarks are property of their respective owners.</w:t>
      </w:r>
    </w:p>
    <w:p w14:paraId="640D4346" w14:textId="77777777" w:rsidR="00A54FC6" w:rsidRDefault="00A54FC6" w:rsidP="00A54FC6">
      <w:pPr>
        <w:rPr>
          <w:rFonts w:ascii="Segoe UI Semibold"/>
          <w:b/>
          <w:color w:val="365F91"/>
          <w:sz w:val="52"/>
        </w:rPr>
      </w:pPr>
      <w:r>
        <w:rPr>
          <w:rFonts w:ascii="Segoe UI Semibold"/>
          <w:b/>
          <w:color w:val="365F91"/>
          <w:sz w:val="52"/>
        </w:rPr>
        <w:br w:type="page"/>
      </w:r>
    </w:p>
    <w:p w14:paraId="14837F66" w14:textId="77777777" w:rsidR="009D223F" w:rsidRDefault="009D223F">
      <w:pPr>
        <w:widowControl/>
        <w:autoSpaceDE/>
        <w:autoSpaceDN/>
        <w:spacing w:after="160" w:line="259" w:lineRule="auto"/>
        <w:rPr>
          <w:rFonts w:asciiTheme="majorHAnsi" w:eastAsiaTheme="majorEastAsia" w:hAnsiTheme="majorHAnsi" w:cstheme="majorBidi"/>
          <w:color w:val="2F5496" w:themeColor="accent1" w:themeShade="BF"/>
          <w:sz w:val="32"/>
          <w:szCs w:val="32"/>
        </w:rPr>
      </w:pPr>
    </w:p>
    <w:sdt>
      <w:sdtPr>
        <w:rPr>
          <w:rFonts w:ascii="Segoe UI" w:eastAsia="Segoe UI" w:hAnsi="Segoe UI" w:cs="Segoe UI"/>
          <w:color w:val="auto"/>
          <w:sz w:val="22"/>
          <w:szCs w:val="22"/>
        </w:rPr>
        <w:id w:val="1780916230"/>
        <w:docPartObj>
          <w:docPartGallery w:val="Table of Contents"/>
          <w:docPartUnique/>
        </w:docPartObj>
      </w:sdtPr>
      <w:sdtEndPr>
        <w:rPr>
          <w:b/>
          <w:bCs/>
          <w:noProof/>
        </w:rPr>
      </w:sdtEndPr>
      <w:sdtContent>
        <w:p w14:paraId="13BB1B43" w14:textId="4A3A2E6C" w:rsidR="009D223F" w:rsidRDefault="009D223F">
          <w:pPr>
            <w:pStyle w:val="TOCHeading"/>
          </w:pPr>
          <w:r>
            <w:t>Contents</w:t>
          </w:r>
        </w:p>
        <w:p w14:paraId="426BB157" w14:textId="2576F671" w:rsidR="004B2B1A" w:rsidRDefault="009D223F">
          <w:pPr>
            <w:pStyle w:val="TOC1"/>
            <w:tabs>
              <w:tab w:val="right" w:leader="dot" w:pos="9350"/>
            </w:tabs>
            <w:rPr>
              <w:ins w:id="0" w:author="Shrutika Mendhe" w:date="2017-05-02T18:27:00Z"/>
              <w:rFonts w:asciiTheme="minorHAnsi" w:eastAsiaTheme="minorEastAsia" w:hAnsiTheme="minorHAnsi" w:cstheme="minorBidi"/>
              <w:noProof/>
            </w:rPr>
          </w:pPr>
          <w:r>
            <w:fldChar w:fldCharType="begin"/>
          </w:r>
          <w:r>
            <w:instrText xml:space="preserve"> TOC \o "1-3" \h \z \u </w:instrText>
          </w:r>
          <w:r>
            <w:fldChar w:fldCharType="separate"/>
          </w:r>
          <w:ins w:id="1" w:author="Shrutika Mendhe" w:date="2017-05-02T18:27:00Z">
            <w:r w:rsidR="004B2B1A" w:rsidRPr="00242709">
              <w:rPr>
                <w:rStyle w:val="Hyperlink"/>
                <w:noProof/>
              </w:rPr>
              <w:fldChar w:fldCharType="begin"/>
            </w:r>
            <w:r w:rsidR="004B2B1A" w:rsidRPr="00242709">
              <w:rPr>
                <w:rStyle w:val="Hyperlink"/>
                <w:noProof/>
              </w:rPr>
              <w:instrText xml:space="preserve"> </w:instrText>
            </w:r>
            <w:r w:rsidR="004B2B1A">
              <w:rPr>
                <w:noProof/>
              </w:rPr>
              <w:instrText>HYPERLINK \l "_Toc481512996"</w:instrText>
            </w:r>
            <w:r w:rsidR="004B2B1A" w:rsidRPr="00242709">
              <w:rPr>
                <w:rStyle w:val="Hyperlink"/>
                <w:noProof/>
              </w:rPr>
              <w:instrText xml:space="preserve"> </w:instrText>
            </w:r>
            <w:r w:rsidR="004B2B1A" w:rsidRPr="00242709">
              <w:rPr>
                <w:rStyle w:val="Hyperlink"/>
                <w:noProof/>
              </w:rPr>
            </w:r>
            <w:r w:rsidR="004B2B1A" w:rsidRPr="00242709">
              <w:rPr>
                <w:rStyle w:val="Hyperlink"/>
                <w:noProof/>
              </w:rPr>
              <w:fldChar w:fldCharType="separate"/>
            </w:r>
            <w:r w:rsidR="004B2B1A" w:rsidRPr="00242709">
              <w:rPr>
                <w:rStyle w:val="Hyperlink"/>
                <w:noProof/>
              </w:rPr>
              <w:t>Overview</w:t>
            </w:r>
            <w:r w:rsidR="004B2B1A">
              <w:rPr>
                <w:noProof/>
                <w:webHidden/>
              </w:rPr>
              <w:tab/>
            </w:r>
            <w:r w:rsidR="004B2B1A">
              <w:rPr>
                <w:noProof/>
                <w:webHidden/>
              </w:rPr>
              <w:fldChar w:fldCharType="begin"/>
            </w:r>
            <w:r w:rsidR="004B2B1A">
              <w:rPr>
                <w:noProof/>
                <w:webHidden/>
              </w:rPr>
              <w:instrText xml:space="preserve"> PAGEREF _Toc481512996 \h </w:instrText>
            </w:r>
            <w:r w:rsidR="004B2B1A">
              <w:rPr>
                <w:noProof/>
                <w:webHidden/>
              </w:rPr>
            </w:r>
          </w:ins>
          <w:r w:rsidR="004B2B1A">
            <w:rPr>
              <w:noProof/>
              <w:webHidden/>
            </w:rPr>
            <w:fldChar w:fldCharType="separate"/>
          </w:r>
          <w:ins w:id="2" w:author="Shrutika Mendhe" w:date="2017-05-02T18:27:00Z">
            <w:r w:rsidR="004B2B1A">
              <w:rPr>
                <w:noProof/>
                <w:webHidden/>
              </w:rPr>
              <w:t>4</w:t>
            </w:r>
            <w:r w:rsidR="004B2B1A">
              <w:rPr>
                <w:noProof/>
                <w:webHidden/>
              </w:rPr>
              <w:fldChar w:fldCharType="end"/>
            </w:r>
            <w:r w:rsidR="004B2B1A" w:rsidRPr="00242709">
              <w:rPr>
                <w:rStyle w:val="Hyperlink"/>
                <w:noProof/>
              </w:rPr>
              <w:fldChar w:fldCharType="end"/>
            </w:r>
          </w:ins>
        </w:p>
        <w:p w14:paraId="387F2D73" w14:textId="4C09D592" w:rsidR="004B2B1A" w:rsidRDefault="004B2B1A">
          <w:pPr>
            <w:pStyle w:val="TOC1"/>
            <w:tabs>
              <w:tab w:val="right" w:leader="dot" w:pos="9350"/>
            </w:tabs>
            <w:rPr>
              <w:ins w:id="3" w:author="Shrutika Mendhe" w:date="2017-05-02T18:27:00Z"/>
              <w:rFonts w:asciiTheme="minorHAnsi" w:eastAsiaTheme="minorEastAsia" w:hAnsiTheme="minorHAnsi" w:cstheme="minorBidi"/>
              <w:noProof/>
            </w:rPr>
          </w:pPr>
          <w:ins w:id="4"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"_Toc481512997"</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What software are installed on Labs</w:t>
            </w:r>
            <w:r>
              <w:rPr>
                <w:noProof/>
                <w:webHidden/>
              </w:rPr>
              <w:tab/>
            </w:r>
            <w:r>
              <w:rPr>
                <w:noProof/>
                <w:webHidden/>
              </w:rPr>
              <w:fldChar w:fldCharType="begin"/>
            </w:r>
            <w:r>
              <w:rPr>
                <w:noProof/>
                <w:webHidden/>
              </w:rPr>
              <w:instrText xml:space="preserve"> PAGEREF _Toc481512997 \h </w:instrText>
            </w:r>
            <w:r>
              <w:rPr>
                <w:noProof/>
                <w:webHidden/>
              </w:rPr>
            </w:r>
          </w:ins>
          <w:r>
            <w:rPr>
              <w:noProof/>
              <w:webHidden/>
            </w:rPr>
            <w:fldChar w:fldCharType="separate"/>
          </w:r>
          <w:ins w:id="5" w:author="Shrutika Mendhe" w:date="2017-05-02T18:27:00Z">
            <w:r>
              <w:rPr>
                <w:noProof/>
                <w:webHidden/>
              </w:rPr>
              <w:t>5</w:t>
            </w:r>
            <w:r>
              <w:rPr>
                <w:noProof/>
                <w:webHidden/>
              </w:rPr>
              <w:fldChar w:fldCharType="end"/>
            </w:r>
            <w:r w:rsidRPr="00242709">
              <w:rPr>
                <w:rStyle w:val="Hyperlink"/>
                <w:noProof/>
              </w:rPr>
              <w:fldChar w:fldCharType="end"/>
            </w:r>
          </w:ins>
        </w:p>
        <w:p w14:paraId="01FF5C43" w14:textId="69A4A827" w:rsidR="004B2B1A" w:rsidRDefault="004B2B1A">
          <w:pPr>
            <w:pStyle w:val="TOC1"/>
            <w:tabs>
              <w:tab w:val="right" w:leader="dot" w:pos="9350"/>
            </w:tabs>
            <w:rPr>
              <w:ins w:id="6" w:author="Shrutika Mendhe" w:date="2017-05-02T18:27:00Z"/>
              <w:rFonts w:asciiTheme="minorHAnsi" w:eastAsiaTheme="minorEastAsia" w:hAnsiTheme="minorHAnsi" w:cstheme="minorBidi"/>
              <w:noProof/>
            </w:rPr>
          </w:pPr>
          <w:ins w:id="7"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"_Toc481512998"</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Run Docker for Windows</w:t>
            </w:r>
            <w:r>
              <w:rPr>
                <w:noProof/>
                <w:webHidden/>
              </w:rPr>
              <w:tab/>
            </w:r>
            <w:r>
              <w:rPr>
                <w:noProof/>
                <w:webHidden/>
              </w:rPr>
              <w:fldChar w:fldCharType="begin"/>
            </w:r>
            <w:r>
              <w:rPr>
                <w:noProof/>
                <w:webHidden/>
              </w:rPr>
              <w:instrText xml:space="preserve"> PAGEREF _Toc481512998 \h </w:instrText>
            </w:r>
            <w:r>
              <w:rPr>
                <w:noProof/>
                <w:webHidden/>
              </w:rPr>
            </w:r>
          </w:ins>
          <w:r>
            <w:rPr>
              <w:noProof/>
              <w:webHidden/>
            </w:rPr>
            <w:fldChar w:fldCharType="separate"/>
          </w:r>
          <w:ins w:id="8" w:author="Shrutika Mendhe" w:date="2017-05-02T18:27:00Z">
            <w:r>
              <w:rPr>
                <w:noProof/>
                <w:webHidden/>
              </w:rPr>
              <w:t>5</w:t>
            </w:r>
            <w:r>
              <w:rPr>
                <w:noProof/>
                <w:webHidden/>
              </w:rPr>
              <w:fldChar w:fldCharType="end"/>
            </w:r>
            <w:r w:rsidRPr="00242709">
              <w:rPr>
                <w:rStyle w:val="Hyperlink"/>
                <w:noProof/>
              </w:rPr>
              <w:fldChar w:fldCharType="end"/>
            </w:r>
          </w:ins>
        </w:p>
        <w:p w14:paraId="3C8334C1" w14:textId="607A7FC6" w:rsidR="004B2B1A" w:rsidRDefault="004B2B1A">
          <w:pPr>
            <w:pStyle w:val="TOC1"/>
            <w:tabs>
              <w:tab w:val="right" w:leader="dot" w:pos="9350"/>
            </w:tabs>
            <w:rPr>
              <w:ins w:id="9" w:author="Shrutika Mendhe" w:date="2017-05-02T18:27:00Z"/>
              <w:rFonts w:asciiTheme="minorHAnsi" w:eastAsiaTheme="minorEastAsia" w:hAnsiTheme="minorHAnsi" w:cstheme="minorBidi"/>
              <w:noProof/>
            </w:rPr>
          </w:pPr>
          <w:ins w:id="10"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"_Toc481512999"</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Run OpenShift Cluster on Windows Lab</w:t>
            </w:r>
            <w:r>
              <w:rPr>
                <w:noProof/>
                <w:webHidden/>
              </w:rPr>
              <w:tab/>
            </w:r>
            <w:r>
              <w:rPr>
                <w:noProof/>
                <w:webHidden/>
              </w:rPr>
              <w:fldChar w:fldCharType="begin"/>
            </w:r>
            <w:r>
              <w:rPr>
                <w:noProof/>
                <w:webHidden/>
              </w:rPr>
              <w:instrText xml:space="preserve"> PAGEREF _Toc481512999 \h </w:instrText>
            </w:r>
            <w:r>
              <w:rPr>
                <w:noProof/>
                <w:webHidden/>
              </w:rPr>
            </w:r>
          </w:ins>
          <w:r>
            <w:rPr>
              <w:noProof/>
              <w:webHidden/>
            </w:rPr>
            <w:fldChar w:fldCharType="separate"/>
          </w:r>
          <w:ins w:id="11" w:author="Shrutika Mendhe" w:date="2017-05-02T18:27:00Z">
            <w:r>
              <w:rPr>
                <w:noProof/>
                <w:webHidden/>
              </w:rPr>
              <w:t>7</w:t>
            </w:r>
            <w:r>
              <w:rPr>
                <w:noProof/>
                <w:webHidden/>
              </w:rPr>
              <w:fldChar w:fldCharType="end"/>
            </w:r>
            <w:r w:rsidRPr="00242709">
              <w:rPr>
                <w:rStyle w:val="Hyperlink"/>
                <w:noProof/>
              </w:rPr>
              <w:fldChar w:fldCharType="end"/>
            </w:r>
          </w:ins>
        </w:p>
        <w:p w14:paraId="108BB5B9" w14:textId="2D5F123C" w:rsidR="004B2B1A" w:rsidRDefault="004B2B1A">
          <w:pPr>
            <w:pStyle w:val="TOC1"/>
            <w:tabs>
              <w:tab w:val="right" w:leader="dot" w:pos="9350"/>
            </w:tabs>
            <w:rPr>
              <w:ins w:id="12" w:author="Shrutika Mendhe" w:date="2017-05-02T18:27:00Z"/>
              <w:rFonts w:asciiTheme="minorHAnsi" w:eastAsiaTheme="minorEastAsia" w:hAnsiTheme="minorHAnsi" w:cstheme="minorBidi"/>
              <w:noProof/>
            </w:rPr>
          </w:pPr>
          <w:ins w:id="13"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"_Toc481513000"</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Login to OpenShift Web Console</w:t>
            </w:r>
            <w:r>
              <w:rPr>
                <w:noProof/>
                <w:webHidden/>
              </w:rPr>
              <w:tab/>
            </w:r>
            <w:r>
              <w:rPr>
                <w:noProof/>
                <w:webHidden/>
              </w:rPr>
              <w:fldChar w:fldCharType="begin"/>
            </w:r>
            <w:r>
              <w:rPr>
                <w:noProof/>
                <w:webHidden/>
              </w:rPr>
              <w:instrText xml:space="preserve"> PAGEREF _Toc481513000 \h </w:instrText>
            </w:r>
            <w:r>
              <w:rPr>
                <w:noProof/>
                <w:webHidden/>
              </w:rPr>
            </w:r>
          </w:ins>
          <w:r>
            <w:rPr>
              <w:noProof/>
              <w:webHidden/>
            </w:rPr>
            <w:fldChar w:fldCharType="separate"/>
          </w:r>
          <w:ins w:id="14" w:author="Shrutika Mendhe" w:date="2017-05-02T18:27:00Z">
            <w:r>
              <w:rPr>
                <w:noProof/>
                <w:webHidden/>
              </w:rPr>
              <w:t>9</w:t>
            </w:r>
            <w:r>
              <w:rPr>
                <w:noProof/>
                <w:webHidden/>
              </w:rPr>
              <w:fldChar w:fldCharType="end"/>
            </w:r>
            <w:r w:rsidRPr="00242709">
              <w:rPr>
                <w:rStyle w:val="Hyperlink"/>
                <w:noProof/>
              </w:rPr>
              <w:fldChar w:fldCharType="end"/>
            </w:r>
          </w:ins>
        </w:p>
        <w:p w14:paraId="5AC72A03" w14:textId="23C53B8F" w:rsidR="004B2B1A" w:rsidRDefault="004B2B1A">
          <w:pPr>
            <w:pStyle w:val="TOC1"/>
            <w:tabs>
              <w:tab w:val="right" w:leader="dot" w:pos="9350"/>
            </w:tabs>
            <w:rPr>
              <w:ins w:id="15" w:author="Shrutika Mendhe" w:date="2017-05-02T18:27:00Z"/>
              <w:rFonts w:asciiTheme="minorHAnsi" w:eastAsiaTheme="minorEastAsia" w:hAnsiTheme="minorHAnsi" w:cstheme="minorBidi"/>
              <w:noProof/>
            </w:rPr>
          </w:pPr>
          <w:ins w:id="16"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"_Toc481513001"</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Run</w:t>
            </w:r>
            <w:r w:rsidRPr="00242709">
              <w:rPr>
                <w:rStyle w:val="Hyperlink"/>
                <w:noProof/>
                <w:lang w:eastAsia="ja-JP"/>
              </w:rPr>
              <w:t xml:space="preserve"> SQL Server on OpenShift Container Platform</w:t>
            </w:r>
            <w:r>
              <w:rPr>
                <w:noProof/>
                <w:webHidden/>
              </w:rPr>
              <w:tab/>
            </w:r>
            <w:r>
              <w:rPr>
                <w:noProof/>
                <w:webHidden/>
              </w:rPr>
              <w:fldChar w:fldCharType="begin"/>
            </w:r>
            <w:r>
              <w:rPr>
                <w:noProof/>
                <w:webHidden/>
              </w:rPr>
              <w:instrText xml:space="preserve"> PAGEREF _Toc481513001 \h </w:instrText>
            </w:r>
            <w:r>
              <w:rPr>
                <w:noProof/>
                <w:webHidden/>
              </w:rPr>
            </w:r>
          </w:ins>
          <w:r>
            <w:rPr>
              <w:noProof/>
              <w:webHidden/>
            </w:rPr>
            <w:fldChar w:fldCharType="separate"/>
          </w:r>
          <w:ins w:id="17" w:author="Shrutika Mendhe" w:date="2017-05-02T18:27:00Z">
            <w:r>
              <w:rPr>
                <w:noProof/>
                <w:webHidden/>
              </w:rPr>
              <w:t>10</w:t>
            </w:r>
            <w:r>
              <w:rPr>
                <w:noProof/>
                <w:webHidden/>
              </w:rPr>
              <w:fldChar w:fldCharType="end"/>
            </w:r>
            <w:r w:rsidRPr="00242709">
              <w:rPr>
                <w:rStyle w:val="Hyperlink"/>
                <w:noProof/>
              </w:rPr>
              <w:fldChar w:fldCharType="end"/>
            </w:r>
          </w:ins>
        </w:p>
        <w:p w14:paraId="25A38A96" w14:textId="2A71A183" w:rsidR="004B2B1A" w:rsidRDefault="004B2B1A">
          <w:pPr>
            <w:pStyle w:val="TOC1"/>
            <w:tabs>
              <w:tab w:val="right" w:leader="dot" w:pos="9350"/>
            </w:tabs>
            <w:rPr>
              <w:ins w:id="18" w:author="Shrutika Mendhe" w:date="2017-05-02T18:27:00Z"/>
              <w:rFonts w:asciiTheme="minorHAnsi" w:eastAsiaTheme="minorEastAsia" w:hAnsiTheme="minorHAnsi" w:cstheme="minorBidi"/>
              <w:noProof/>
            </w:rPr>
          </w:pPr>
          <w:ins w:id="19"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"_Toc481513002"</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Openshift Port-Forwarding from MSSQL Container</w:t>
            </w:r>
            <w:r>
              <w:rPr>
                <w:noProof/>
                <w:webHidden/>
              </w:rPr>
              <w:tab/>
            </w:r>
            <w:r>
              <w:rPr>
                <w:noProof/>
                <w:webHidden/>
              </w:rPr>
              <w:fldChar w:fldCharType="begin"/>
            </w:r>
            <w:r>
              <w:rPr>
                <w:noProof/>
                <w:webHidden/>
              </w:rPr>
              <w:instrText xml:space="preserve"> PAGEREF _Toc481513002 \h </w:instrText>
            </w:r>
            <w:r>
              <w:rPr>
                <w:noProof/>
                <w:webHidden/>
              </w:rPr>
            </w:r>
          </w:ins>
          <w:r>
            <w:rPr>
              <w:noProof/>
              <w:webHidden/>
            </w:rPr>
            <w:fldChar w:fldCharType="separate"/>
          </w:r>
          <w:ins w:id="20" w:author="Shrutika Mendhe" w:date="2017-05-02T18:27:00Z">
            <w:r>
              <w:rPr>
                <w:noProof/>
                <w:webHidden/>
              </w:rPr>
              <w:t>14</w:t>
            </w:r>
            <w:r>
              <w:rPr>
                <w:noProof/>
                <w:webHidden/>
              </w:rPr>
              <w:fldChar w:fldCharType="end"/>
            </w:r>
            <w:r w:rsidRPr="00242709">
              <w:rPr>
                <w:rStyle w:val="Hyperlink"/>
                <w:noProof/>
              </w:rPr>
              <w:fldChar w:fldCharType="end"/>
            </w:r>
          </w:ins>
        </w:p>
        <w:p w14:paraId="0E0859A3" w14:textId="752F931C" w:rsidR="004B2B1A" w:rsidRDefault="004B2B1A">
          <w:pPr>
            <w:pStyle w:val="TOC1"/>
            <w:tabs>
              <w:tab w:val="right" w:leader="dot" w:pos="9350"/>
            </w:tabs>
            <w:rPr>
              <w:ins w:id="21" w:author="Shrutika Mendhe" w:date="2017-05-02T18:27:00Z"/>
              <w:rFonts w:asciiTheme="minorHAnsi" w:eastAsiaTheme="minorEastAsia" w:hAnsiTheme="minorHAnsi" w:cstheme="minorBidi"/>
              <w:noProof/>
            </w:rPr>
          </w:pPr>
          <w:ins w:id="22"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"_Toc481513003"</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C</w:t>
            </w:r>
            <w:r w:rsidRPr="00242709">
              <w:rPr>
                <w:rStyle w:val="Hyperlink"/>
                <w:noProof/>
                <w:lang w:eastAsia="ja-JP"/>
              </w:rPr>
              <w:t>onnect to SQL Server Container using SQL Server Management Studio</w:t>
            </w:r>
            <w:r>
              <w:rPr>
                <w:noProof/>
                <w:webHidden/>
              </w:rPr>
              <w:tab/>
            </w:r>
            <w:r>
              <w:rPr>
                <w:noProof/>
                <w:webHidden/>
              </w:rPr>
              <w:fldChar w:fldCharType="begin"/>
            </w:r>
            <w:r>
              <w:rPr>
                <w:noProof/>
                <w:webHidden/>
              </w:rPr>
              <w:instrText xml:space="preserve"> PAGEREF _Toc481513003 \h </w:instrText>
            </w:r>
            <w:r>
              <w:rPr>
                <w:noProof/>
                <w:webHidden/>
              </w:rPr>
            </w:r>
          </w:ins>
          <w:r>
            <w:rPr>
              <w:noProof/>
              <w:webHidden/>
            </w:rPr>
            <w:fldChar w:fldCharType="separate"/>
          </w:r>
          <w:ins w:id="23" w:author="Shrutika Mendhe" w:date="2017-05-02T18:27:00Z">
            <w:r>
              <w:rPr>
                <w:noProof/>
                <w:webHidden/>
              </w:rPr>
              <w:t>15</w:t>
            </w:r>
            <w:r>
              <w:rPr>
                <w:noProof/>
                <w:webHidden/>
              </w:rPr>
              <w:fldChar w:fldCharType="end"/>
            </w:r>
            <w:r w:rsidRPr="00242709">
              <w:rPr>
                <w:rStyle w:val="Hyperlink"/>
                <w:noProof/>
              </w:rPr>
              <w:fldChar w:fldCharType="end"/>
            </w:r>
          </w:ins>
        </w:p>
        <w:p w14:paraId="71637E14" w14:textId="7DBC1C0C" w:rsidR="004B2B1A" w:rsidRDefault="004B2B1A">
          <w:pPr>
            <w:pStyle w:val="TOC1"/>
            <w:tabs>
              <w:tab w:val="right" w:leader="dot" w:pos="9350"/>
            </w:tabs>
            <w:rPr>
              <w:ins w:id="24" w:author="Shrutika Mendhe" w:date="2017-05-02T18:27:00Z"/>
              <w:rFonts w:asciiTheme="minorHAnsi" w:eastAsiaTheme="minorEastAsia" w:hAnsiTheme="minorHAnsi" w:cstheme="minorBidi"/>
              <w:noProof/>
            </w:rPr>
          </w:pPr>
          <w:ins w:id="25"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"_Toc481513004"</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Create Database on MSSQL Container</w:t>
            </w:r>
            <w:r>
              <w:rPr>
                <w:noProof/>
                <w:webHidden/>
              </w:rPr>
              <w:tab/>
            </w:r>
            <w:r>
              <w:rPr>
                <w:noProof/>
                <w:webHidden/>
              </w:rPr>
              <w:fldChar w:fldCharType="begin"/>
            </w:r>
            <w:r>
              <w:rPr>
                <w:noProof/>
                <w:webHidden/>
              </w:rPr>
              <w:instrText xml:space="preserve"> PAGEREF _Toc481513004 \h </w:instrText>
            </w:r>
            <w:r>
              <w:rPr>
                <w:noProof/>
                <w:webHidden/>
              </w:rPr>
            </w:r>
          </w:ins>
          <w:r>
            <w:rPr>
              <w:noProof/>
              <w:webHidden/>
            </w:rPr>
            <w:fldChar w:fldCharType="separate"/>
          </w:r>
          <w:ins w:id="26" w:author="Shrutika Mendhe" w:date="2017-05-02T18:27:00Z">
            <w:r>
              <w:rPr>
                <w:noProof/>
                <w:webHidden/>
              </w:rPr>
              <w:t>17</w:t>
            </w:r>
            <w:r>
              <w:rPr>
                <w:noProof/>
                <w:webHidden/>
              </w:rPr>
              <w:fldChar w:fldCharType="end"/>
            </w:r>
            <w:r w:rsidRPr="00242709">
              <w:rPr>
                <w:rStyle w:val="Hyperlink"/>
                <w:noProof/>
              </w:rPr>
              <w:fldChar w:fldCharType="end"/>
            </w:r>
          </w:ins>
        </w:p>
        <w:p w14:paraId="10E8CA7E" w14:textId="583D19C3" w:rsidR="004B2B1A" w:rsidRDefault="004B2B1A">
          <w:pPr>
            <w:pStyle w:val="TOC1"/>
            <w:tabs>
              <w:tab w:val="right" w:leader="dot" w:pos="9350"/>
            </w:tabs>
            <w:rPr>
              <w:ins w:id="27" w:author="Shrutika Mendhe" w:date="2017-05-02T18:27:00Z"/>
              <w:rFonts w:asciiTheme="minorHAnsi" w:eastAsiaTheme="minorEastAsia" w:hAnsiTheme="minorHAnsi" w:cstheme="minorBidi"/>
              <w:noProof/>
            </w:rPr>
          </w:pPr>
          <w:ins w:id="28" w:author="Shrutika Mendhe" w:date="2017-05-02T18:27:00Z">
            <w:r w:rsidRPr="00242709">
              <w:rPr>
                <w:rStyle w:val="Hyperlink"/>
                <w:noProof/>
              </w:rPr>
              <w:fldChar w:fldCharType="begin"/>
            </w:r>
            <w:r w:rsidRPr="00242709">
              <w:rPr>
                <w:rStyle w:val="Hyperlink"/>
                <w:noProof/>
              </w:rPr>
              <w:instrText xml:space="preserve"> </w:instrText>
            </w:r>
            <w:r>
              <w:rPr>
                <w:noProof/>
              </w:rPr>
              <w:instrText>HYPERLINK \l "_Toc481513005"</w:instrText>
            </w:r>
            <w:r w:rsidRPr="00242709">
              <w:rPr>
                <w:rStyle w:val="Hyperlink"/>
                <w:noProof/>
              </w:rPr>
              <w:instrText xml:space="preserve"> </w:instrText>
            </w:r>
            <w:r w:rsidRPr="00242709">
              <w:rPr>
                <w:rStyle w:val="Hyperlink"/>
                <w:noProof/>
              </w:rPr>
            </w:r>
            <w:r w:rsidRPr="00242709">
              <w:rPr>
                <w:rStyle w:val="Hyperlink"/>
                <w:noProof/>
              </w:rPr>
              <w:fldChar w:fldCharType="separate"/>
            </w:r>
            <w:r w:rsidRPr="00242709">
              <w:rPr>
                <w:rStyle w:val="Hyperlink"/>
                <w:noProof/>
              </w:rPr>
              <w:t>Browse the MSSQL Container Application</w:t>
            </w:r>
            <w:r>
              <w:rPr>
                <w:noProof/>
                <w:webHidden/>
              </w:rPr>
              <w:tab/>
            </w:r>
            <w:r>
              <w:rPr>
                <w:noProof/>
                <w:webHidden/>
              </w:rPr>
              <w:fldChar w:fldCharType="begin"/>
            </w:r>
            <w:r>
              <w:rPr>
                <w:noProof/>
                <w:webHidden/>
              </w:rPr>
              <w:instrText xml:space="preserve"> PAGEREF _Toc481513005 \h </w:instrText>
            </w:r>
            <w:r>
              <w:rPr>
                <w:noProof/>
                <w:webHidden/>
              </w:rPr>
            </w:r>
          </w:ins>
          <w:r>
            <w:rPr>
              <w:noProof/>
              <w:webHidden/>
            </w:rPr>
            <w:fldChar w:fldCharType="separate"/>
          </w:r>
          <w:ins w:id="29" w:author="Shrutika Mendhe" w:date="2017-05-02T18:27:00Z">
            <w:r>
              <w:rPr>
                <w:noProof/>
                <w:webHidden/>
              </w:rPr>
              <w:t>18</w:t>
            </w:r>
            <w:r>
              <w:rPr>
                <w:noProof/>
                <w:webHidden/>
              </w:rPr>
              <w:fldChar w:fldCharType="end"/>
            </w:r>
            <w:r w:rsidRPr="00242709">
              <w:rPr>
                <w:rStyle w:val="Hyperlink"/>
                <w:noProof/>
              </w:rPr>
              <w:fldChar w:fldCharType="end"/>
            </w:r>
          </w:ins>
        </w:p>
        <w:p w14:paraId="1975442B" w14:textId="6F9BADE9" w:rsidR="00281AC6" w:rsidDel="004B2B1A" w:rsidRDefault="00281AC6">
          <w:pPr>
            <w:pStyle w:val="TOC1"/>
            <w:tabs>
              <w:tab w:val="right" w:leader="dot" w:pos="9350"/>
            </w:tabs>
            <w:rPr>
              <w:del w:id="30" w:author="Shrutika Mendhe" w:date="2017-05-02T18:27:00Z"/>
              <w:rFonts w:asciiTheme="minorHAnsi" w:eastAsiaTheme="minorEastAsia" w:hAnsiTheme="minorHAnsi" w:cstheme="minorBidi"/>
              <w:noProof/>
            </w:rPr>
          </w:pPr>
          <w:del w:id="31" w:author="Shrutika Mendhe" w:date="2017-05-02T18:27:00Z">
            <w:r w:rsidRPr="004B2B1A" w:rsidDel="004B2B1A">
              <w:rPr>
                <w:noProof/>
                <w:rPrChange w:id="32" w:author="Shrutika Mendhe" w:date="2017-05-02T18:27:00Z">
                  <w:rPr>
                    <w:rStyle w:val="Hyperlink"/>
                    <w:noProof/>
                  </w:rPr>
                </w:rPrChange>
              </w:rPr>
              <w:delText>Overview</w:delText>
            </w:r>
            <w:r w:rsidDel="004B2B1A">
              <w:rPr>
                <w:noProof/>
                <w:webHidden/>
              </w:rPr>
              <w:tab/>
              <w:delText>4</w:delText>
            </w:r>
          </w:del>
        </w:p>
        <w:p w14:paraId="42C4D98C" w14:textId="516118CF" w:rsidR="00281AC6" w:rsidDel="004B2B1A" w:rsidRDefault="00281AC6">
          <w:pPr>
            <w:pStyle w:val="TOC1"/>
            <w:tabs>
              <w:tab w:val="right" w:leader="dot" w:pos="9350"/>
            </w:tabs>
            <w:rPr>
              <w:del w:id="33" w:author="Shrutika Mendhe" w:date="2017-05-02T18:27:00Z"/>
              <w:rFonts w:asciiTheme="minorHAnsi" w:eastAsiaTheme="minorEastAsia" w:hAnsiTheme="minorHAnsi" w:cstheme="minorBidi"/>
              <w:noProof/>
            </w:rPr>
          </w:pPr>
          <w:del w:id="34" w:author="Shrutika Mendhe" w:date="2017-05-02T18:27:00Z">
            <w:r w:rsidRPr="004B2B1A" w:rsidDel="004B2B1A">
              <w:rPr>
                <w:noProof/>
                <w:rPrChange w:id="35" w:author="Shrutika Mendhe" w:date="2017-05-02T18:27:00Z">
                  <w:rPr>
                    <w:rStyle w:val="Hyperlink"/>
                    <w:noProof/>
                  </w:rPr>
                </w:rPrChange>
              </w:rPr>
              <w:delText>What software are installed on Labs</w:delText>
            </w:r>
            <w:r w:rsidDel="004B2B1A">
              <w:rPr>
                <w:noProof/>
                <w:webHidden/>
              </w:rPr>
              <w:tab/>
              <w:delText>5</w:delText>
            </w:r>
          </w:del>
        </w:p>
        <w:p w14:paraId="14DAA4FB" w14:textId="270CBEFD" w:rsidR="00281AC6" w:rsidDel="004B2B1A" w:rsidRDefault="00281AC6">
          <w:pPr>
            <w:pStyle w:val="TOC1"/>
            <w:tabs>
              <w:tab w:val="right" w:leader="dot" w:pos="9350"/>
            </w:tabs>
            <w:rPr>
              <w:del w:id="36" w:author="Shrutika Mendhe" w:date="2017-05-02T18:27:00Z"/>
              <w:rFonts w:asciiTheme="minorHAnsi" w:eastAsiaTheme="minorEastAsia" w:hAnsiTheme="minorHAnsi" w:cstheme="minorBidi"/>
              <w:noProof/>
            </w:rPr>
          </w:pPr>
          <w:del w:id="37" w:author="Shrutika Mendhe" w:date="2017-05-02T18:27:00Z">
            <w:r w:rsidRPr="004B2B1A" w:rsidDel="004B2B1A">
              <w:rPr>
                <w:noProof/>
                <w:rPrChange w:id="38" w:author="Shrutika Mendhe" w:date="2017-05-02T18:27:00Z">
                  <w:rPr>
                    <w:rStyle w:val="Hyperlink"/>
                    <w:noProof/>
                  </w:rPr>
                </w:rPrChange>
              </w:rPr>
              <w:delText>Run Docker for Windows</w:delText>
            </w:r>
            <w:r w:rsidDel="004B2B1A">
              <w:rPr>
                <w:noProof/>
                <w:webHidden/>
              </w:rPr>
              <w:tab/>
              <w:delText>5</w:delText>
            </w:r>
          </w:del>
        </w:p>
        <w:p w14:paraId="22F7F1D9" w14:textId="09BFEFAB" w:rsidR="00281AC6" w:rsidDel="004B2B1A" w:rsidRDefault="00281AC6">
          <w:pPr>
            <w:pStyle w:val="TOC1"/>
            <w:tabs>
              <w:tab w:val="right" w:leader="dot" w:pos="9350"/>
            </w:tabs>
            <w:rPr>
              <w:del w:id="39" w:author="Shrutika Mendhe" w:date="2017-05-02T18:27:00Z"/>
              <w:rFonts w:asciiTheme="minorHAnsi" w:eastAsiaTheme="minorEastAsia" w:hAnsiTheme="minorHAnsi" w:cstheme="minorBidi"/>
              <w:noProof/>
            </w:rPr>
          </w:pPr>
          <w:del w:id="40" w:author="Shrutika Mendhe" w:date="2017-05-02T18:27:00Z">
            <w:r w:rsidRPr="004B2B1A" w:rsidDel="004B2B1A">
              <w:rPr>
                <w:noProof/>
                <w:rPrChange w:id="41" w:author="Shrutika Mendhe" w:date="2017-05-02T18:27:00Z">
                  <w:rPr>
                    <w:rStyle w:val="Hyperlink"/>
                    <w:noProof/>
                  </w:rPr>
                </w:rPrChange>
              </w:rPr>
              <w:delText>Run OpenShift Cluster on Windows Lab</w:delText>
            </w:r>
            <w:r w:rsidDel="004B2B1A">
              <w:rPr>
                <w:noProof/>
                <w:webHidden/>
              </w:rPr>
              <w:tab/>
              <w:delText>7</w:delText>
            </w:r>
          </w:del>
        </w:p>
        <w:p w14:paraId="1D05E24F" w14:textId="0EDC86C9" w:rsidR="00281AC6" w:rsidDel="004B2B1A" w:rsidRDefault="00281AC6">
          <w:pPr>
            <w:pStyle w:val="TOC1"/>
            <w:tabs>
              <w:tab w:val="right" w:leader="dot" w:pos="9350"/>
            </w:tabs>
            <w:rPr>
              <w:del w:id="42" w:author="Shrutika Mendhe" w:date="2017-05-02T18:27:00Z"/>
              <w:rFonts w:asciiTheme="minorHAnsi" w:eastAsiaTheme="minorEastAsia" w:hAnsiTheme="minorHAnsi" w:cstheme="minorBidi"/>
              <w:noProof/>
            </w:rPr>
          </w:pPr>
          <w:del w:id="43" w:author="Shrutika Mendhe" w:date="2017-05-02T18:27:00Z">
            <w:r w:rsidRPr="004B2B1A" w:rsidDel="004B2B1A">
              <w:rPr>
                <w:noProof/>
                <w:rPrChange w:id="44" w:author="Shrutika Mendhe" w:date="2017-05-02T18:27:00Z">
                  <w:rPr>
                    <w:rStyle w:val="Hyperlink"/>
                    <w:noProof/>
                  </w:rPr>
                </w:rPrChange>
              </w:rPr>
              <w:delText>Login to OpenShift Web Console</w:delText>
            </w:r>
            <w:r w:rsidDel="004B2B1A">
              <w:rPr>
                <w:noProof/>
                <w:webHidden/>
              </w:rPr>
              <w:tab/>
              <w:delText>9</w:delText>
            </w:r>
          </w:del>
        </w:p>
        <w:p w14:paraId="05C7A753" w14:textId="467DEAE4" w:rsidR="00281AC6" w:rsidDel="004B2B1A" w:rsidRDefault="00281AC6">
          <w:pPr>
            <w:pStyle w:val="TOC1"/>
            <w:tabs>
              <w:tab w:val="right" w:leader="dot" w:pos="9350"/>
            </w:tabs>
            <w:rPr>
              <w:del w:id="45" w:author="Shrutika Mendhe" w:date="2017-05-02T18:27:00Z"/>
              <w:rFonts w:asciiTheme="minorHAnsi" w:eastAsiaTheme="minorEastAsia" w:hAnsiTheme="minorHAnsi" w:cstheme="minorBidi"/>
              <w:noProof/>
            </w:rPr>
          </w:pPr>
          <w:del w:id="46" w:author="Shrutika Mendhe" w:date="2017-05-02T18:27:00Z">
            <w:r w:rsidRPr="004B2B1A" w:rsidDel="004B2B1A">
              <w:rPr>
                <w:noProof/>
                <w:rPrChange w:id="47" w:author="Shrutika Mendhe" w:date="2017-05-02T18:27:00Z">
                  <w:rPr>
                    <w:rStyle w:val="Hyperlink"/>
                    <w:noProof/>
                  </w:rPr>
                </w:rPrChange>
              </w:rPr>
              <w:delText>Run</w:delText>
            </w:r>
            <w:r w:rsidRPr="004B2B1A" w:rsidDel="004B2B1A">
              <w:rPr>
                <w:noProof/>
                <w:lang w:eastAsia="ja-JP"/>
                <w:rPrChange w:id="48" w:author="Shrutika Mendhe" w:date="2017-05-02T18:27:00Z">
                  <w:rPr>
                    <w:rStyle w:val="Hyperlink"/>
                    <w:noProof/>
                    <w:lang w:eastAsia="ja-JP"/>
                  </w:rPr>
                </w:rPrChange>
              </w:rPr>
              <w:delText xml:space="preserve"> SQL Server on OpenShift Container Platform</w:delText>
            </w:r>
            <w:r w:rsidDel="004B2B1A">
              <w:rPr>
                <w:noProof/>
                <w:webHidden/>
              </w:rPr>
              <w:tab/>
              <w:delText>10</w:delText>
            </w:r>
          </w:del>
        </w:p>
        <w:p w14:paraId="576ADE96" w14:textId="32FFAB2C" w:rsidR="00281AC6" w:rsidDel="004B2B1A" w:rsidRDefault="00281AC6">
          <w:pPr>
            <w:pStyle w:val="TOC1"/>
            <w:tabs>
              <w:tab w:val="right" w:leader="dot" w:pos="9350"/>
            </w:tabs>
            <w:rPr>
              <w:del w:id="49" w:author="Shrutika Mendhe" w:date="2017-05-02T18:27:00Z"/>
              <w:rFonts w:asciiTheme="minorHAnsi" w:eastAsiaTheme="minorEastAsia" w:hAnsiTheme="minorHAnsi" w:cstheme="minorBidi"/>
              <w:noProof/>
            </w:rPr>
          </w:pPr>
          <w:del w:id="50" w:author="Shrutika Mendhe" w:date="2017-05-02T18:27:00Z">
            <w:r w:rsidRPr="004B2B1A" w:rsidDel="004B2B1A">
              <w:rPr>
                <w:noProof/>
                <w:rPrChange w:id="51" w:author="Shrutika Mendhe" w:date="2017-05-02T18:27:00Z">
                  <w:rPr>
                    <w:rStyle w:val="Hyperlink"/>
                    <w:noProof/>
                  </w:rPr>
                </w:rPrChange>
              </w:rPr>
              <w:delText>Openshift Port-Forwarding from MSSQL Container</w:delText>
            </w:r>
            <w:r w:rsidDel="004B2B1A">
              <w:rPr>
                <w:noProof/>
                <w:webHidden/>
              </w:rPr>
              <w:tab/>
              <w:delText>14</w:delText>
            </w:r>
          </w:del>
        </w:p>
        <w:p w14:paraId="39EA0C9D" w14:textId="1BBFBD6D" w:rsidR="00281AC6" w:rsidDel="004B2B1A" w:rsidRDefault="00281AC6">
          <w:pPr>
            <w:pStyle w:val="TOC1"/>
            <w:tabs>
              <w:tab w:val="right" w:leader="dot" w:pos="9350"/>
            </w:tabs>
            <w:rPr>
              <w:del w:id="52" w:author="Shrutika Mendhe" w:date="2017-05-02T18:27:00Z"/>
              <w:rFonts w:asciiTheme="minorHAnsi" w:eastAsiaTheme="minorEastAsia" w:hAnsiTheme="minorHAnsi" w:cstheme="minorBidi"/>
              <w:noProof/>
            </w:rPr>
          </w:pPr>
          <w:del w:id="53" w:author="Shrutika Mendhe" w:date="2017-05-02T18:27:00Z">
            <w:r w:rsidRPr="004B2B1A" w:rsidDel="004B2B1A">
              <w:rPr>
                <w:noProof/>
                <w:rPrChange w:id="54" w:author="Shrutika Mendhe" w:date="2017-05-02T18:27:00Z">
                  <w:rPr>
                    <w:rStyle w:val="Hyperlink"/>
                    <w:noProof/>
                  </w:rPr>
                </w:rPrChange>
              </w:rPr>
              <w:delText>C</w:delText>
            </w:r>
            <w:r w:rsidRPr="004B2B1A" w:rsidDel="004B2B1A">
              <w:rPr>
                <w:noProof/>
                <w:lang w:eastAsia="ja-JP"/>
                <w:rPrChange w:id="55" w:author="Shrutika Mendhe" w:date="2017-05-02T18:27:00Z">
                  <w:rPr>
                    <w:rStyle w:val="Hyperlink"/>
                    <w:noProof/>
                    <w:lang w:eastAsia="ja-JP"/>
                  </w:rPr>
                </w:rPrChange>
              </w:rPr>
              <w:delText>onnect to SQL Server Container using SQL Server Management Studio</w:delText>
            </w:r>
            <w:r w:rsidDel="004B2B1A">
              <w:rPr>
                <w:noProof/>
                <w:webHidden/>
              </w:rPr>
              <w:tab/>
              <w:delText>15</w:delText>
            </w:r>
          </w:del>
        </w:p>
        <w:p w14:paraId="62F2C0FE" w14:textId="0ACA1E2C" w:rsidR="00281AC6" w:rsidDel="004B2B1A" w:rsidRDefault="00281AC6">
          <w:pPr>
            <w:pStyle w:val="TOC1"/>
            <w:tabs>
              <w:tab w:val="right" w:leader="dot" w:pos="9350"/>
            </w:tabs>
            <w:rPr>
              <w:del w:id="56" w:author="Shrutika Mendhe" w:date="2017-05-02T18:27:00Z"/>
              <w:rFonts w:asciiTheme="minorHAnsi" w:eastAsiaTheme="minorEastAsia" w:hAnsiTheme="minorHAnsi" w:cstheme="minorBidi"/>
              <w:noProof/>
            </w:rPr>
          </w:pPr>
          <w:del w:id="57" w:author="Shrutika Mendhe" w:date="2017-05-02T18:27:00Z">
            <w:r w:rsidRPr="004B2B1A" w:rsidDel="004B2B1A">
              <w:rPr>
                <w:noProof/>
                <w:rPrChange w:id="58" w:author="Shrutika Mendhe" w:date="2017-05-02T18:27:00Z">
                  <w:rPr>
                    <w:rStyle w:val="Hyperlink"/>
                    <w:noProof/>
                  </w:rPr>
                </w:rPrChange>
              </w:rPr>
              <w:delText>Create Database on MSSQL Container</w:delText>
            </w:r>
            <w:r w:rsidDel="004B2B1A">
              <w:rPr>
                <w:noProof/>
                <w:webHidden/>
              </w:rPr>
              <w:tab/>
              <w:delText>17</w:delText>
            </w:r>
          </w:del>
        </w:p>
        <w:p w14:paraId="15E2C7F0" w14:textId="589F9D1C" w:rsidR="00281AC6" w:rsidDel="004B2B1A" w:rsidRDefault="00281AC6">
          <w:pPr>
            <w:pStyle w:val="TOC1"/>
            <w:tabs>
              <w:tab w:val="right" w:leader="dot" w:pos="9350"/>
            </w:tabs>
            <w:rPr>
              <w:del w:id="59" w:author="Shrutika Mendhe" w:date="2017-05-02T18:27:00Z"/>
              <w:rFonts w:asciiTheme="minorHAnsi" w:eastAsiaTheme="minorEastAsia" w:hAnsiTheme="minorHAnsi" w:cstheme="minorBidi"/>
              <w:noProof/>
            </w:rPr>
          </w:pPr>
          <w:del w:id="60" w:author="Shrutika Mendhe" w:date="2017-05-02T18:27:00Z">
            <w:r w:rsidRPr="004B2B1A" w:rsidDel="004B2B1A">
              <w:rPr>
                <w:noProof/>
                <w:rPrChange w:id="61" w:author="Shrutika Mendhe" w:date="2017-05-02T18:27:00Z">
                  <w:rPr>
                    <w:rStyle w:val="Hyperlink"/>
                    <w:noProof/>
                  </w:rPr>
                </w:rPrChange>
              </w:rPr>
              <w:delText>Browse the MSSQL Container Application</w:delText>
            </w:r>
            <w:r w:rsidDel="004B2B1A">
              <w:rPr>
                <w:noProof/>
                <w:webHidden/>
              </w:rPr>
              <w:tab/>
              <w:delText>18</w:delText>
            </w:r>
          </w:del>
        </w:p>
        <w:p w14:paraId="0C119D74" w14:textId="7FE3E55B" w:rsidR="009D223F" w:rsidRDefault="009D223F">
          <w:r>
            <w:rPr>
              <w:b/>
              <w:bCs/>
              <w:noProof/>
            </w:rPr>
            <w:fldChar w:fldCharType="end"/>
          </w:r>
        </w:p>
      </w:sdtContent>
    </w:sdt>
    <w:p w14:paraId="632ADD24" w14:textId="5BCAF771" w:rsidR="009D223F" w:rsidRDefault="009D223F">
      <w:pPr>
        <w:widowControl/>
        <w:autoSpaceDE/>
        <w:autoSpaceDN/>
        <w:spacing w:after="160" w:line="259" w:lineRule="auto"/>
        <w:rPr>
          <w:rFonts w:asciiTheme="majorHAnsi" w:eastAsiaTheme="majorEastAsia" w:hAnsiTheme="majorHAnsi" w:cstheme="majorBidi"/>
          <w:color w:val="2F5496" w:themeColor="accent1" w:themeShade="BF"/>
          <w:sz w:val="32"/>
          <w:szCs w:val="32"/>
        </w:rPr>
      </w:pPr>
      <w:r>
        <w:br w:type="page"/>
      </w:r>
    </w:p>
    <w:p w14:paraId="6BDAB89B" w14:textId="077308F2" w:rsidR="008835DD" w:rsidRDefault="00416643" w:rsidP="00416643">
      <w:pPr>
        <w:pStyle w:val="Heading1"/>
      </w:pPr>
      <w:bookmarkStart w:id="62" w:name="_Toc481512996"/>
      <w:r>
        <w:lastRenderedPageBreak/>
        <w:t>Overview</w:t>
      </w:r>
      <w:bookmarkEnd w:id="62"/>
    </w:p>
    <w:p w14:paraId="3E83DDC5" w14:textId="5E3E799E" w:rsidR="00416643" w:rsidRDefault="00416643">
      <w:r>
        <w:t>Note: Estimated</w:t>
      </w:r>
      <w:r w:rsidR="009D223F">
        <w:t xml:space="preserve"> time to complete this lab is </w:t>
      </w:r>
      <w:r w:rsidR="000556F7">
        <w:t>10-15</w:t>
      </w:r>
      <w:r>
        <w:t xml:space="preserve"> Minutes.</w:t>
      </w:r>
    </w:p>
    <w:p w14:paraId="1DC2103D" w14:textId="3B60EA6F" w:rsidR="003B5DA0" w:rsidRDefault="003B5DA0" w:rsidP="00416643">
      <w:pPr>
        <w:pStyle w:val="BodyText"/>
        <w:ind w:left="0"/>
        <w:rPr>
          <w:lang w:eastAsia="ja-JP"/>
        </w:rPr>
      </w:pPr>
      <w:r>
        <w:rPr>
          <w:lang w:eastAsia="ja-JP"/>
        </w:rPr>
        <w:t>Docker</w:t>
      </w:r>
      <w:r w:rsidRPr="006623C8">
        <w:rPr>
          <w:lang w:eastAsia="ja-JP"/>
        </w:rPr>
        <w:t xml:space="preserve"> Containers are an isolated, resource controlled, and portable operating environment</w:t>
      </w:r>
      <w:r w:rsidR="000E68EE">
        <w:rPr>
          <w:lang w:eastAsia="ja-JP"/>
        </w:rPr>
        <w:t>s</w:t>
      </w:r>
      <w:r w:rsidRPr="006623C8">
        <w:rPr>
          <w:lang w:eastAsia="ja-JP"/>
        </w:rPr>
        <w:t xml:space="preserve">. An application inside a container can run without affecting the rest of the system and vice versa. </w:t>
      </w:r>
      <w:r w:rsidR="00881CA3">
        <w:rPr>
          <w:lang w:eastAsia="ja-JP"/>
        </w:rPr>
        <w:t>The</w:t>
      </w:r>
      <w:r w:rsidR="00881CA3" w:rsidRPr="0037721B">
        <w:rPr>
          <w:lang w:eastAsia="ja-JP"/>
        </w:rPr>
        <w:t xml:space="preserve"> </w:t>
      </w:r>
      <w:r w:rsidR="00881CA3" w:rsidRPr="00602AC5">
        <w:rPr>
          <w:lang w:eastAsia="ja-JP"/>
        </w:rPr>
        <w:t>SQL Server 2017 is now available for Windows and Linux</w:t>
      </w:r>
      <w:r w:rsidR="00881CA3">
        <w:rPr>
          <w:lang w:eastAsia="ja-JP"/>
        </w:rPr>
        <w:t xml:space="preserve"> Docker engine</w:t>
      </w:r>
      <w:r w:rsidR="00881CA3" w:rsidRPr="0037721B">
        <w:rPr>
          <w:lang w:eastAsia="ja-JP"/>
        </w:rPr>
        <w:t>. This will enable SQL Server to deliver a consistent data platform across Windows Server and Linux, as well as on-premises and cloud.</w:t>
      </w:r>
      <w:r w:rsidR="00881CA3">
        <w:rPr>
          <w:lang w:eastAsia="ja-JP"/>
        </w:rPr>
        <w:t xml:space="preserve"> </w:t>
      </w:r>
      <w:r w:rsidRPr="0037721B">
        <w:rPr>
          <w:lang w:eastAsia="ja-JP"/>
        </w:rPr>
        <w:t xml:space="preserve">SQL Server </w:t>
      </w:r>
      <w:r>
        <w:rPr>
          <w:lang w:eastAsia="ja-JP"/>
        </w:rPr>
        <w:t>in Docker container</w:t>
      </w:r>
      <w:r w:rsidRPr="0037721B">
        <w:rPr>
          <w:lang w:eastAsia="ja-JP"/>
        </w:rPr>
        <w:t xml:space="preserve"> will provide customers with even more flexibility in their data so</w:t>
      </w:r>
      <w:r>
        <w:rPr>
          <w:lang w:eastAsia="ja-JP"/>
        </w:rPr>
        <w:t xml:space="preserve">lution. </w:t>
      </w:r>
      <w:r w:rsidRPr="0037721B">
        <w:rPr>
          <w:lang w:eastAsia="ja-JP"/>
        </w:rPr>
        <w:t xml:space="preserve">SQL Server on </w:t>
      </w:r>
      <w:r>
        <w:rPr>
          <w:lang w:eastAsia="ja-JP"/>
        </w:rPr>
        <w:t>OpenShift Container Platform</w:t>
      </w:r>
      <w:r w:rsidRPr="0037721B">
        <w:rPr>
          <w:lang w:eastAsia="ja-JP"/>
        </w:rPr>
        <w:t xml:space="preserve"> gives the power to</w:t>
      </w:r>
      <w:r>
        <w:rPr>
          <w:lang w:eastAsia="ja-JP"/>
        </w:rPr>
        <w:t xml:space="preserve"> run and deploy SQL Server in OpenShift Cluster and scale up and down as per there need.</w:t>
      </w:r>
    </w:p>
    <w:p w14:paraId="6C320869" w14:textId="25F58199" w:rsidR="00416643" w:rsidRPr="0037721B" w:rsidRDefault="00416643" w:rsidP="00416643">
      <w:pPr>
        <w:pStyle w:val="BodyText"/>
        <w:ind w:left="0"/>
        <w:rPr>
          <w:lang w:eastAsia="ja-JP"/>
        </w:rPr>
      </w:pPr>
      <w:r w:rsidRPr="0037721B">
        <w:rPr>
          <w:lang w:eastAsia="ja-JP"/>
        </w:rPr>
        <w:t xml:space="preserve">This lab </w:t>
      </w:r>
      <w:del w:id="63" w:author="Shrutika Mendhe" w:date="2017-05-02T18:30:00Z">
        <w:r w:rsidRPr="0037721B" w:rsidDel="00944670">
          <w:rPr>
            <w:lang w:eastAsia="ja-JP"/>
          </w:rPr>
          <w:delText xml:space="preserve">was </w:delText>
        </w:r>
      </w:del>
      <w:ins w:id="64" w:author="Shrutika Mendhe" w:date="2017-05-02T18:30:00Z">
        <w:r w:rsidR="00944670">
          <w:rPr>
            <w:lang w:eastAsia="ja-JP"/>
          </w:rPr>
          <w:t>is</w:t>
        </w:r>
        <w:bookmarkStart w:id="65" w:name="_GoBack"/>
        <w:bookmarkEnd w:id="65"/>
        <w:r w:rsidR="00944670" w:rsidRPr="0037721B">
          <w:rPr>
            <w:lang w:eastAsia="ja-JP"/>
          </w:rPr>
          <w:t xml:space="preserve"> </w:t>
        </w:r>
      </w:ins>
      <w:r w:rsidRPr="0037721B">
        <w:rPr>
          <w:lang w:eastAsia="ja-JP"/>
        </w:rPr>
        <w:t>built based on the features and functionality available in the initial public preview release</w:t>
      </w:r>
      <w:r w:rsidR="000E68EE">
        <w:rPr>
          <w:lang w:eastAsia="ja-JP"/>
        </w:rPr>
        <w:t xml:space="preserve"> of</w:t>
      </w:r>
      <w:r w:rsidRPr="0037721B">
        <w:rPr>
          <w:lang w:eastAsia="ja-JP"/>
        </w:rPr>
        <w:t xml:space="preserve"> SQL Server </w:t>
      </w:r>
      <w:r w:rsidR="002B18D7">
        <w:rPr>
          <w:lang w:eastAsia="ja-JP"/>
        </w:rPr>
        <w:t>container image</w:t>
      </w:r>
      <w:r w:rsidR="006910B4">
        <w:rPr>
          <w:lang w:eastAsia="ja-JP"/>
        </w:rPr>
        <w:t xml:space="preserve"> for </w:t>
      </w:r>
      <w:r w:rsidR="00677344">
        <w:rPr>
          <w:lang w:eastAsia="ja-JP"/>
        </w:rPr>
        <w:t>Linux</w:t>
      </w:r>
      <w:r w:rsidR="00D17816">
        <w:rPr>
          <w:lang w:eastAsia="ja-JP"/>
        </w:rPr>
        <w:t xml:space="preserve"> on OpenShift container platform</w:t>
      </w:r>
      <w:r w:rsidRPr="0037721B">
        <w:rPr>
          <w:lang w:eastAsia="ja-JP"/>
        </w:rPr>
        <w:t>. As the Microsoft team continues toward general availability of SQL Server, users can expect to see additional features and capabilities in later releases of the product.</w:t>
      </w:r>
    </w:p>
    <w:p w14:paraId="56799091" w14:textId="5777E313" w:rsidR="00416643" w:rsidRPr="0037721B" w:rsidRDefault="00416643" w:rsidP="00416643">
      <w:pPr>
        <w:pStyle w:val="BodyText"/>
        <w:ind w:left="0"/>
        <w:rPr>
          <w:lang w:eastAsia="ja-JP"/>
        </w:rPr>
      </w:pPr>
      <w:r w:rsidRPr="0037721B">
        <w:rPr>
          <w:lang w:eastAsia="ja-JP"/>
        </w:rPr>
        <w:t xml:space="preserve">This manual will guide you through the steps to </w:t>
      </w:r>
      <w:r w:rsidR="00402377">
        <w:rPr>
          <w:lang w:eastAsia="ja-JP"/>
        </w:rPr>
        <w:t xml:space="preserve">run SQL Server on OpenShift Container Platform and connect .NET Core application with </w:t>
      </w:r>
      <w:r w:rsidR="007B374A">
        <w:rPr>
          <w:lang w:eastAsia="ja-JP"/>
        </w:rPr>
        <w:t>SQL Server running in container</w:t>
      </w:r>
      <w:r>
        <w:rPr>
          <w:lang w:eastAsia="ja-JP"/>
        </w:rPr>
        <w:t xml:space="preserve">. With this </w:t>
      </w:r>
      <w:r w:rsidR="008B4877">
        <w:rPr>
          <w:lang w:eastAsia="ja-JP"/>
        </w:rPr>
        <w:t>lab,</w:t>
      </w:r>
      <w:r>
        <w:rPr>
          <w:lang w:eastAsia="ja-JP"/>
        </w:rPr>
        <w:t xml:space="preserve"> you will be able to:</w:t>
      </w:r>
    </w:p>
    <w:p w14:paraId="14D4133C" w14:textId="691EAE43" w:rsidR="00BE3A5F" w:rsidRDefault="00BE3A5F" w:rsidP="00E151A8">
      <w:pPr>
        <w:pStyle w:val="ListParagraph"/>
        <w:numPr>
          <w:ilvl w:val="0"/>
          <w:numId w:val="18"/>
        </w:numPr>
        <w:spacing w:line="271" w:lineRule="auto"/>
        <w:rPr>
          <w:lang w:eastAsia="ja-JP"/>
        </w:rPr>
      </w:pPr>
      <w:r>
        <w:rPr>
          <w:lang w:eastAsia="ja-JP"/>
        </w:rPr>
        <w:t xml:space="preserve">Run OpenShift cluster on windows </w:t>
      </w:r>
      <w:r w:rsidR="00C2076E">
        <w:rPr>
          <w:lang w:eastAsia="ja-JP"/>
        </w:rPr>
        <w:t>lab</w:t>
      </w:r>
    </w:p>
    <w:p w14:paraId="42C5A09E" w14:textId="591036E0" w:rsidR="00BE3A5F" w:rsidRDefault="00BE3A5F" w:rsidP="00E151A8">
      <w:pPr>
        <w:pStyle w:val="ListParagraph"/>
        <w:numPr>
          <w:ilvl w:val="0"/>
          <w:numId w:val="18"/>
        </w:numPr>
        <w:spacing w:line="271" w:lineRule="auto"/>
        <w:rPr>
          <w:lang w:eastAsia="ja-JP"/>
        </w:rPr>
      </w:pPr>
      <w:r>
        <w:rPr>
          <w:lang w:eastAsia="ja-JP"/>
        </w:rPr>
        <w:t xml:space="preserve">Successfully run SQL Server </w:t>
      </w:r>
      <w:r w:rsidR="00F24313">
        <w:rPr>
          <w:lang w:eastAsia="ja-JP"/>
        </w:rPr>
        <w:t>on OpenShift Container Platform</w:t>
      </w:r>
    </w:p>
    <w:p w14:paraId="54993B49" w14:textId="03AC367B" w:rsidR="00F60D84" w:rsidRDefault="002C46D7" w:rsidP="00E151A8">
      <w:pPr>
        <w:pStyle w:val="ListParagraph"/>
        <w:numPr>
          <w:ilvl w:val="0"/>
          <w:numId w:val="18"/>
        </w:numPr>
        <w:spacing w:line="271" w:lineRule="auto"/>
        <w:rPr>
          <w:lang w:eastAsia="ja-JP"/>
        </w:rPr>
      </w:pPr>
      <w:r>
        <w:rPr>
          <w:lang w:eastAsia="ja-JP"/>
        </w:rPr>
        <w:t>Learn how to c</w:t>
      </w:r>
      <w:r w:rsidR="00F60D84">
        <w:rPr>
          <w:lang w:eastAsia="ja-JP"/>
        </w:rPr>
        <w:t>onnect to SQL Server running in container with SQL Server Management Studio</w:t>
      </w:r>
    </w:p>
    <w:p w14:paraId="157B58DD" w14:textId="77777777" w:rsidR="00E02DCF" w:rsidRDefault="00F60D84" w:rsidP="00E151A8">
      <w:pPr>
        <w:pStyle w:val="ListParagraph"/>
        <w:numPr>
          <w:ilvl w:val="0"/>
          <w:numId w:val="18"/>
        </w:numPr>
        <w:spacing w:line="271" w:lineRule="auto"/>
        <w:rPr>
          <w:lang w:eastAsia="ja-JP"/>
        </w:rPr>
      </w:pPr>
      <w:r>
        <w:rPr>
          <w:lang w:eastAsia="ja-JP"/>
        </w:rPr>
        <w:t>Create</w:t>
      </w:r>
      <w:r w:rsidR="005507D9">
        <w:rPr>
          <w:lang w:eastAsia="ja-JP"/>
        </w:rPr>
        <w:t xml:space="preserve"> d</w:t>
      </w:r>
      <w:r w:rsidR="002C46D7">
        <w:rPr>
          <w:lang w:eastAsia="ja-JP"/>
        </w:rPr>
        <w:t>atabase and tables</w:t>
      </w:r>
      <w:r w:rsidR="00E02DCF">
        <w:rPr>
          <w:lang w:eastAsia="ja-JP"/>
        </w:rPr>
        <w:t xml:space="preserve"> using SQL Server Management Studio</w:t>
      </w:r>
    </w:p>
    <w:p w14:paraId="6AEADAC4" w14:textId="61E9ACA8" w:rsidR="000758BA" w:rsidRDefault="00D422F8" w:rsidP="000E68EE">
      <w:pPr>
        <w:pStyle w:val="ListParagraph"/>
        <w:numPr>
          <w:ilvl w:val="0"/>
          <w:numId w:val="18"/>
        </w:numPr>
        <w:spacing w:line="271" w:lineRule="auto"/>
        <w:rPr>
          <w:lang w:eastAsia="ja-JP"/>
        </w:rPr>
      </w:pPr>
      <w:r>
        <w:rPr>
          <w:lang w:eastAsia="ja-JP"/>
        </w:rPr>
        <w:t xml:space="preserve">Learn how to </w:t>
      </w:r>
      <w:r w:rsidR="00105889">
        <w:rPr>
          <w:lang w:eastAsia="ja-JP"/>
        </w:rPr>
        <w:t>verify the connectivity between .NET Core application and</w:t>
      </w:r>
      <w:r>
        <w:rPr>
          <w:lang w:eastAsia="ja-JP"/>
        </w:rPr>
        <w:t xml:space="preserve"> </w:t>
      </w:r>
      <w:r w:rsidR="00105889">
        <w:rPr>
          <w:lang w:eastAsia="ja-JP"/>
        </w:rPr>
        <w:t xml:space="preserve">SQL </w:t>
      </w:r>
      <w:r w:rsidR="00F54392">
        <w:rPr>
          <w:lang w:eastAsia="ja-JP"/>
        </w:rPr>
        <w:t>Server Database</w:t>
      </w:r>
    </w:p>
    <w:p w14:paraId="744119A2" w14:textId="5C919633" w:rsidR="00513876" w:rsidRDefault="000758BA" w:rsidP="000E68EE">
      <w:pPr>
        <w:pStyle w:val="BodyText"/>
      </w:pPr>
      <w:r>
        <w:br w:type="page"/>
      </w:r>
    </w:p>
    <w:p w14:paraId="04D3DDEA" w14:textId="3E02996C" w:rsidR="00BA6958" w:rsidRDefault="00513876" w:rsidP="00031F62">
      <w:pPr>
        <w:pStyle w:val="Heading1"/>
      </w:pPr>
      <w:bookmarkStart w:id="66" w:name="_Toc481512997"/>
      <w:r>
        <w:lastRenderedPageBreak/>
        <w:t xml:space="preserve">What software </w:t>
      </w:r>
      <w:r w:rsidR="0011335F">
        <w:t>are installed on Labs</w:t>
      </w:r>
      <w:bookmarkEnd w:id="66"/>
    </w:p>
    <w:p w14:paraId="7314F4F0" w14:textId="3A64D034" w:rsidR="00024065" w:rsidRDefault="00735CD7" w:rsidP="000E68EE">
      <w:pPr>
        <w:rPr>
          <w:sz w:val="20"/>
          <w:szCs w:val="20"/>
          <w:lang w:eastAsia="ja-JP"/>
        </w:rPr>
      </w:pPr>
      <w:r w:rsidRPr="000E68EE">
        <w:rPr>
          <w:sz w:val="20"/>
          <w:szCs w:val="20"/>
          <w:lang w:eastAsia="ja-JP"/>
        </w:rPr>
        <w:t xml:space="preserve">The </w:t>
      </w:r>
      <w:r w:rsidR="00A44642">
        <w:rPr>
          <w:sz w:val="20"/>
          <w:szCs w:val="20"/>
          <w:lang w:eastAsia="ja-JP"/>
        </w:rPr>
        <w:t>lab</w:t>
      </w:r>
      <w:r w:rsidRPr="000E68EE">
        <w:rPr>
          <w:sz w:val="20"/>
          <w:szCs w:val="20"/>
          <w:lang w:eastAsia="ja-JP"/>
        </w:rPr>
        <w:t xml:space="preserve"> is preconfigured with below </w:t>
      </w:r>
      <w:r w:rsidR="007E6E4C">
        <w:rPr>
          <w:sz w:val="20"/>
          <w:szCs w:val="20"/>
          <w:lang w:eastAsia="ja-JP"/>
        </w:rPr>
        <w:t xml:space="preserve">software and </w:t>
      </w:r>
      <w:r w:rsidRPr="000E68EE">
        <w:rPr>
          <w:sz w:val="20"/>
          <w:szCs w:val="20"/>
          <w:lang w:eastAsia="ja-JP"/>
        </w:rPr>
        <w:t>tools</w:t>
      </w:r>
      <w:r w:rsidR="00F4435B">
        <w:rPr>
          <w:sz w:val="20"/>
          <w:szCs w:val="20"/>
          <w:lang w:eastAsia="ja-JP"/>
        </w:rPr>
        <w:t xml:space="preserve">. </w:t>
      </w:r>
    </w:p>
    <w:p w14:paraId="2DD2930E" w14:textId="17EADC91" w:rsidR="009B5979" w:rsidRPr="000E68EE" w:rsidRDefault="00967423" w:rsidP="000E68EE">
      <w:pPr>
        <w:pStyle w:val="ListParagraph"/>
        <w:numPr>
          <w:ilvl w:val="0"/>
          <w:numId w:val="27"/>
        </w:numPr>
        <w:ind w:right="0"/>
        <w:rPr>
          <w:szCs w:val="20"/>
          <w:lang w:eastAsia="ja-JP"/>
        </w:rPr>
      </w:pPr>
      <w:r w:rsidRPr="000E68EE">
        <w:rPr>
          <w:b/>
          <w:szCs w:val="20"/>
          <w:lang w:eastAsia="ja-JP"/>
        </w:rPr>
        <w:t>Docker for Windows</w:t>
      </w:r>
      <w:r w:rsidR="001E0096" w:rsidRPr="000E68EE">
        <w:rPr>
          <w:szCs w:val="20"/>
          <w:lang w:eastAsia="ja-JP"/>
        </w:rPr>
        <w:t xml:space="preserve">: </w:t>
      </w:r>
      <w:r w:rsidR="00FB3FFD">
        <w:rPr>
          <w:szCs w:val="20"/>
          <w:lang w:eastAsia="ja-JP"/>
        </w:rPr>
        <w:t xml:space="preserve">The Docker for Windows brings the Docker capabilities on Windows machine. </w:t>
      </w:r>
      <w:r w:rsidR="0072567F">
        <w:rPr>
          <w:szCs w:val="20"/>
          <w:lang w:eastAsia="ja-JP"/>
        </w:rPr>
        <w:t>It</w:t>
      </w:r>
      <w:r w:rsidR="00FB3FFD" w:rsidRPr="00FB3FFD">
        <w:rPr>
          <w:szCs w:val="20"/>
          <w:lang w:eastAsia="ja-JP"/>
        </w:rPr>
        <w:t xml:space="preserve"> allows us to run the containerized app on Windows System</w:t>
      </w:r>
      <w:r w:rsidR="00FB3FFD" w:rsidRPr="000E68EE">
        <w:rPr>
          <w:szCs w:val="20"/>
          <w:lang w:eastAsia="ja-JP"/>
        </w:rPr>
        <w:t xml:space="preserve">. </w:t>
      </w:r>
      <w:r w:rsidR="008F0664" w:rsidRPr="000E68EE">
        <w:rPr>
          <w:szCs w:val="20"/>
          <w:lang w:eastAsia="ja-JP"/>
        </w:rPr>
        <w:t>The detailed instruction</w:t>
      </w:r>
      <w:r w:rsidR="00CC3199">
        <w:rPr>
          <w:szCs w:val="20"/>
          <w:lang w:eastAsia="ja-JP"/>
        </w:rPr>
        <w:t>s</w:t>
      </w:r>
      <w:r w:rsidR="008F0664" w:rsidRPr="000E68EE">
        <w:rPr>
          <w:szCs w:val="20"/>
          <w:lang w:eastAsia="ja-JP"/>
        </w:rPr>
        <w:t xml:space="preserve"> </w:t>
      </w:r>
      <w:r w:rsidR="00CC3199">
        <w:rPr>
          <w:szCs w:val="20"/>
          <w:lang w:eastAsia="ja-JP"/>
        </w:rPr>
        <w:t>for</w:t>
      </w:r>
      <w:r w:rsidR="008F0664" w:rsidRPr="000E68EE">
        <w:rPr>
          <w:szCs w:val="20"/>
          <w:lang w:eastAsia="ja-JP"/>
        </w:rPr>
        <w:t xml:space="preserve"> install</w:t>
      </w:r>
      <w:r w:rsidR="00CC3199">
        <w:rPr>
          <w:szCs w:val="20"/>
          <w:lang w:eastAsia="ja-JP"/>
        </w:rPr>
        <w:t>ing</w:t>
      </w:r>
      <w:r w:rsidR="008F0664" w:rsidRPr="000E68EE">
        <w:rPr>
          <w:szCs w:val="20"/>
          <w:lang w:eastAsia="ja-JP"/>
        </w:rPr>
        <w:t xml:space="preserve"> Docker on Windows is available </w:t>
      </w:r>
      <w:hyperlink r:id="rId8" w:history="1">
        <w:r w:rsidR="008F0664" w:rsidRPr="000E68EE">
          <w:rPr>
            <w:rStyle w:val="Hyperlink"/>
            <w:szCs w:val="20"/>
            <w:lang w:eastAsia="ja-JP"/>
          </w:rPr>
          <w:t>here</w:t>
        </w:r>
      </w:hyperlink>
      <w:r w:rsidR="008F0664" w:rsidRPr="000E68EE">
        <w:rPr>
          <w:szCs w:val="20"/>
          <w:lang w:eastAsia="ja-JP"/>
        </w:rPr>
        <w:t xml:space="preserve">. </w:t>
      </w:r>
    </w:p>
    <w:p w14:paraId="7D6C8F41" w14:textId="166708BF" w:rsidR="00DE2EDC" w:rsidRDefault="00161D5D" w:rsidP="000E68EE">
      <w:pPr>
        <w:pStyle w:val="ListParagraph"/>
        <w:numPr>
          <w:ilvl w:val="0"/>
          <w:numId w:val="27"/>
        </w:numPr>
        <w:ind w:right="0"/>
        <w:rPr>
          <w:szCs w:val="20"/>
          <w:lang w:eastAsia="ja-JP"/>
        </w:rPr>
      </w:pPr>
      <w:r w:rsidRPr="000E68EE">
        <w:rPr>
          <w:b/>
          <w:szCs w:val="20"/>
          <w:lang w:eastAsia="ja-JP"/>
        </w:rPr>
        <w:t>OC</w:t>
      </w:r>
      <w:r w:rsidR="00907AD1" w:rsidRPr="000E68EE">
        <w:rPr>
          <w:b/>
          <w:szCs w:val="20"/>
          <w:lang w:eastAsia="ja-JP"/>
        </w:rPr>
        <w:t xml:space="preserve"> Binary</w:t>
      </w:r>
      <w:r w:rsidR="00C57A43">
        <w:rPr>
          <w:szCs w:val="20"/>
          <w:lang w:eastAsia="ja-JP"/>
        </w:rPr>
        <w:t xml:space="preserve"> </w:t>
      </w:r>
      <w:r w:rsidR="00C57A43" w:rsidRPr="000E68EE">
        <w:rPr>
          <w:b/>
          <w:szCs w:val="20"/>
          <w:lang w:eastAsia="ja-JP"/>
        </w:rPr>
        <w:t>V</w:t>
      </w:r>
      <w:r w:rsidR="00907AD1" w:rsidRPr="000E68EE">
        <w:rPr>
          <w:b/>
          <w:szCs w:val="20"/>
          <w:lang w:eastAsia="ja-JP"/>
        </w:rPr>
        <w:t>1.5.0</w:t>
      </w:r>
      <w:r w:rsidR="00F85FDF">
        <w:rPr>
          <w:szCs w:val="20"/>
          <w:lang w:eastAsia="ja-JP"/>
        </w:rPr>
        <w:t xml:space="preserve">: </w:t>
      </w:r>
      <w:r w:rsidR="00B56C54">
        <w:rPr>
          <w:szCs w:val="20"/>
          <w:lang w:eastAsia="ja-JP"/>
        </w:rPr>
        <w:t xml:space="preserve">This is OpenShift Command Line utility. </w:t>
      </w:r>
      <w:r w:rsidR="002B17DF">
        <w:rPr>
          <w:szCs w:val="20"/>
          <w:lang w:eastAsia="ja-JP"/>
        </w:rPr>
        <w:t xml:space="preserve">Download the OC Binary from </w:t>
      </w:r>
      <w:hyperlink r:id="rId9" w:history="1">
        <w:r w:rsidR="005D48AC" w:rsidRPr="005D48AC">
          <w:rPr>
            <w:rStyle w:val="Hyperlink"/>
            <w:szCs w:val="20"/>
            <w:lang w:eastAsia="ja-JP"/>
          </w:rPr>
          <w:t>here</w:t>
        </w:r>
      </w:hyperlink>
    </w:p>
    <w:p w14:paraId="41B0493F" w14:textId="5E1616D9" w:rsidR="005D48AC" w:rsidRDefault="00AB095E" w:rsidP="000E68EE">
      <w:pPr>
        <w:pStyle w:val="ListParagraph"/>
        <w:numPr>
          <w:ilvl w:val="0"/>
          <w:numId w:val="27"/>
        </w:numPr>
        <w:ind w:right="0"/>
        <w:rPr>
          <w:szCs w:val="20"/>
          <w:lang w:eastAsia="ja-JP"/>
        </w:rPr>
      </w:pPr>
      <w:r>
        <w:rPr>
          <w:szCs w:val="20"/>
          <w:lang w:eastAsia="ja-JP"/>
        </w:rPr>
        <w:t>Docker images</w:t>
      </w:r>
    </w:p>
    <w:p w14:paraId="43DB570C" w14:textId="23572E8C" w:rsidR="00AB095E" w:rsidRDefault="00084ED3" w:rsidP="000E68EE">
      <w:pPr>
        <w:pStyle w:val="ListParagraph"/>
        <w:numPr>
          <w:ilvl w:val="0"/>
          <w:numId w:val="28"/>
        </w:numPr>
        <w:ind w:right="0"/>
        <w:rPr>
          <w:szCs w:val="20"/>
          <w:lang w:eastAsia="ja-JP"/>
        </w:rPr>
      </w:pPr>
      <w:r>
        <w:rPr>
          <w:szCs w:val="20"/>
          <w:lang w:eastAsia="ja-JP"/>
        </w:rPr>
        <w:t>registry.access.redhat.com/dotnet/dotnetcore-10-rhel7</w:t>
      </w:r>
      <w:r w:rsidR="00D14405">
        <w:rPr>
          <w:szCs w:val="20"/>
          <w:lang w:eastAsia="ja-JP"/>
        </w:rPr>
        <w:t>:1.0</w:t>
      </w:r>
    </w:p>
    <w:p w14:paraId="47470E60" w14:textId="2C00481B" w:rsidR="00084ED3" w:rsidRDefault="00CE6ADC" w:rsidP="000E68EE">
      <w:pPr>
        <w:pStyle w:val="ListParagraph"/>
        <w:numPr>
          <w:ilvl w:val="0"/>
          <w:numId w:val="28"/>
        </w:numPr>
        <w:ind w:right="0"/>
        <w:rPr>
          <w:szCs w:val="20"/>
          <w:lang w:eastAsia="ja-JP"/>
        </w:rPr>
      </w:pPr>
      <w:r>
        <w:rPr>
          <w:szCs w:val="20"/>
          <w:lang w:eastAsia="ja-JP"/>
        </w:rPr>
        <w:t>microsoft</w:t>
      </w:r>
      <w:r w:rsidR="00084ED3">
        <w:rPr>
          <w:szCs w:val="20"/>
          <w:lang w:eastAsia="ja-JP"/>
        </w:rPr>
        <w:t>/mssql-server-linux</w:t>
      </w:r>
      <w:r w:rsidR="00D14405">
        <w:rPr>
          <w:szCs w:val="20"/>
          <w:lang w:eastAsia="ja-JP"/>
        </w:rPr>
        <w:t>:latest</w:t>
      </w:r>
    </w:p>
    <w:p w14:paraId="62090875" w14:textId="77777777" w:rsidR="00FE2B0D" w:rsidRDefault="00DD11B4" w:rsidP="000E68EE">
      <w:pPr>
        <w:pStyle w:val="ListParagraph"/>
        <w:numPr>
          <w:ilvl w:val="0"/>
          <w:numId w:val="27"/>
        </w:numPr>
        <w:ind w:right="0"/>
        <w:rPr>
          <w:szCs w:val="20"/>
          <w:lang w:eastAsia="ja-JP"/>
        </w:rPr>
      </w:pPr>
      <w:r>
        <w:rPr>
          <w:szCs w:val="20"/>
          <w:lang w:eastAsia="ja-JP"/>
        </w:rPr>
        <w:t xml:space="preserve">Lab-scripts </w:t>
      </w:r>
    </w:p>
    <w:p w14:paraId="501464C1" w14:textId="77777777" w:rsidR="00097881" w:rsidRDefault="003D1F53" w:rsidP="000E68EE">
      <w:pPr>
        <w:pStyle w:val="ListParagraph"/>
        <w:numPr>
          <w:ilvl w:val="0"/>
          <w:numId w:val="28"/>
        </w:numPr>
        <w:ind w:right="0"/>
        <w:rPr>
          <w:szCs w:val="20"/>
          <w:lang w:eastAsia="ja-JP"/>
        </w:rPr>
      </w:pPr>
      <w:r w:rsidRPr="000E68EE">
        <w:rPr>
          <w:b/>
          <w:szCs w:val="20"/>
          <w:lang w:eastAsia="ja-JP"/>
        </w:rPr>
        <w:t>01-cluster-up.bat</w:t>
      </w:r>
      <w:r>
        <w:rPr>
          <w:szCs w:val="20"/>
          <w:lang w:eastAsia="ja-JP"/>
        </w:rPr>
        <w:t xml:space="preserve">: </w:t>
      </w:r>
      <w:r w:rsidR="00FE2B0D" w:rsidRPr="000E68EE">
        <w:rPr>
          <w:szCs w:val="20"/>
          <w:lang w:eastAsia="ja-JP"/>
        </w:rPr>
        <w:t xml:space="preserve">Script to run OpenShift cluster on Windows Lab </w:t>
      </w:r>
    </w:p>
    <w:p w14:paraId="0A42CDEC" w14:textId="77777777" w:rsidR="00570E32" w:rsidRDefault="00FE2B0D" w:rsidP="000E68EE">
      <w:pPr>
        <w:pStyle w:val="ListParagraph"/>
        <w:numPr>
          <w:ilvl w:val="0"/>
          <w:numId w:val="28"/>
        </w:numPr>
        <w:ind w:right="0"/>
        <w:rPr>
          <w:szCs w:val="20"/>
          <w:lang w:eastAsia="ja-JP"/>
        </w:rPr>
      </w:pPr>
      <w:r w:rsidRPr="000E68EE">
        <w:rPr>
          <w:b/>
          <w:szCs w:val="20"/>
          <w:lang w:eastAsia="ja-JP"/>
        </w:rPr>
        <w:t>02-po</w:t>
      </w:r>
      <w:r w:rsidR="00097881" w:rsidRPr="000E68EE">
        <w:rPr>
          <w:b/>
          <w:szCs w:val="20"/>
          <w:lang w:eastAsia="ja-JP"/>
        </w:rPr>
        <w:t>rt-forward.bat</w:t>
      </w:r>
      <w:r w:rsidR="00097881">
        <w:rPr>
          <w:szCs w:val="20"/>
          <w:lang w:eastAsia="ja-JP"/>
        </w:rPr>
        <w:t xml:space="preserve">: </w:t>
      </w:r>
      <w:r w:rsidRPr="000E68EE">
        <w:rPr>
          <w:szCs w:val="20"/>
          <w:lang w:eastAsia="ja-JP"/>
        </w:rPr>
        <w:t>Script to forward MSSQL Container port</w:t>
      </w:r>
    </w:p>
    <w:p w14:paraId="2CD1124F" w14:textId="77777777" w:rsidR="00541E70" w:rsidRDefault="00FE2B0D" w:rsidP="000E68EE">
      <w:pPr>
        <w:pStyle w:val="ListParagraph"/>
        <w:numPr>
          <w:ilvl w:val="0"/>
          <w:numId w:val="28"/>
        </w:numPr>
        <w:ind w:right="0"/>
        <w:rPr>
          <w:szCs w:val="20"/>
          <w:lang w:eastAsia="ja-JP"/>
        </w:rPr>
      </w:pPr>
      <w:r w:rsidRPr="000E68EE">
        <w:rPr>
          <w:b/>
          <w:szCs w:val="20"/>
          <w:lang w:eastAsia="ja-JP"/>
        </w:rPr>
        <w:t>03-Pe</w:t>
      </w:r>
      <w:r w:rsidR="00570E32" w:rsidRPr="000E68EE">
        <w:rPr>
          <w:b/>
          <w:szCs w:val="20"/>
          <w:lang w:eastAsia="ja-JP"/>
        </w:rPr>
        <w:t>rsonDirectory-db-script.sql</w:t>
      </w:r>
      <w:r w:rsidR="00570E32" w:rsidRPr="000E68EE">
        <w:rPr>
          <w:szCs w:val="20"/>
          <w:lang w:eastAsia="ja-JP"/>
        </w:rPr>
        <w:t xml:space="preserve">: </w:t>
      </w:r>
      <w:r w:rsidRPr="000E68EE">
        <w:rPr>
          <w:szCs w:val="20"/>
          <w:lang w:eastAsia="ja-JP"/>
        </w:rPr>
        <w:t>Script to create Database and Table required by application</w:t>
      </w:r>
    </w:p>
    <w:p w14:paraId="1CFFB846" w14:textId="0BD8A289" w:rsidR="00FE2B0D" w:rsidRDefault="00FE2B0D" w:rsidP="000E68EE">
      <w:pPr>
        <w:pStyle w:val="ListParagraph"/>
        <w:numPr>
          <w:ilvl w:val="0"/>
          <w:numId w:val="28"/>
        </w:numPr>
        <w:ind w:right="0"/>
        <w:rPr>
          <w:szCs w:val="20"/>
          <w:lang w:eastAsia="ja-JP"/>
        </w:rPr>
      </w:pPr>
      <w:r w:rsidRPr="000E68EE">
        <w:rPr>
          <w:b/>
          <w:szCs w:val="20"/>
          <w:lang w:eastAsia="ja-JP"/>
        </w:rPr>
        <w:t>04-cluster-down.b</w:t>
      </w:r>
      <w:r w:rsidR="00E22DB7" w:rsidRPr="000E68EE">
        <w:rPr>
          <w:b/>
          <w:szCs w:val="20"/>
          <w:lang w:eastAsia="ja-JP"/>
        </w:rPr>
        <w:t>at</w:t>
      </w:r>
      <w:r w:rsidR="00E22DB7" w:rsidRPr="000E68EE">
        <w:rPr>
          <w:szCs w:val="20"/>
          <w:lang w:eastAsia="ja-JP"/>
        </w:rPr>
        <w:t xml:space="preserve">: </w:t>
      </w:r>
      <w:r w:rsidRPr="000E68EE">
        <w:rPr>
          <w:szCs w:val="20"/>
          <w:lang w:eastAsia="ja-JP"/>
        </w:rPr>
        <w:t>Script to stop OpenShift cluster</w:t>
      </w:r>
    </w:p>
    <w:p w14:paraId="10E01626" w14:textId="49F71E49" w:rsidR="001E7E56" w:rsidRDefault="001E7E56" w:rsidP="000E68EE">
      <w:pPr>
        <w:pStyle w:val="ListParagraph"/>
        <w:numPr>
          <w:ilvl w:val="0"/>
          <w:numId w:val="27"/>
        </w:numPr>
        <w:rPr>
          <w:szCs w:val="20"/>
          <w:lang w:eastAsia="ja-JP"/>
        </w:rPr>
      </w:pPr>
      <w:r>
        <w:rPr>
          <w:szCs w:val="20"/>
          <w:lang w:eastAsia="ja-JP"/>
        </w:rPr>
        <w:t>Visual Studio 2015</w:t>
      </w:r>
    </w:p>
    <w:p w14:paraId="2851B48E" w14:textId="1D8F3251" w:rsidR="001E7E56" w:rsidRPr="000E68EE" w:rsidRDefault="001E7E56" w:rsidP="000E68EE">
      <w:pPr>
        <w:pStyle w:val="ListParagraph"/>
        <w:numPr>
          <w:ilvl w:val="0"/>
          <w:numId w:val="27"/>
        </w:numPr>
        <w:rPr>
          <w:szCs w:val="20"/>
          <w:lang w:eastAsia="ja-JP"/>
        </w:rPr>
      </w:pPr>
      <w:r>
        <w:rPr>
          <w:szCs w:val="20"/>
          <w:lang w:eastAsia="ja-JP"/>
        </w:rPr>
        <w:t>SQL Server Management Studio</w:t>
      </w:r>
    </w:p>
    <w:p w14:paraId="1F35A7F1" w14:textId="641FFEA0" w:rsidR="00024065" w:rsidRDefault="00024065" w:rsidP="000E68EE">
      <w:pPr>
        <w:rPr>
          <w:sz w:val="20"/>
          <w:szCs w:val="20"/>
          <w:lang w:eastAsia="ja-JP"/>
        </w:rPr>
      </w:pPr>
    </w:p>
    <w:p w14:paraId="3A783730" w14:textId="77777777" w:rsidR="00F5007D" w:rsidRPr="000E68EE" w:rsidRDefault="00F5007D" w:rsidP="000E68EE">
      <w:pPr>
        <w:rPr>
          <w:sz w:val="20"/>
          <w:szCs w:val="20"/>
          <w:lang w:eastAsia="ja-JP"/>
        </w:rPr>
      </w:pPr>
    </w:p>
    <w:p w14:paraId="79C39CD7" w14:textId="1DD4B942" w:rsidR="00416643" w:rsidRDefault="000758BA" w:rsidP="00031F62">
      <w:pPr>
        <w:pStyle w:val="Heading1"/>
      </w:pPr>
      <w:bookmarkStart w:id="67" w:name="_Toc481512998"/>
      <w:r>
        <w:t>Run</w:t>
      </w:r>
      <w:r w:rsidR="00F36805">
        <w:t xml:space="preserve"> </w:t>
      </w:r>
      <w:r>
        <w:t>Docker for Windows</w:t>
      </w:r>
      <w:bookmarkEnd w:id="67"/>
    </w:p>
    <w:p w14:paraId="50E3C1CB" w14:textId="6C21099A" w:rsidR="00416643" w:rsidRPr="003B55C2" w:rsidRDefault="00031F62">
      <w:pPr>
        <w:rPr>
          <w:sz w:val="20"/>
          <w:szCs w:val="20"/>
          <w:lang w:eastAsia="ja-JP"/>
        </w:rPr>
      </w:pPr>
      <w:r w:rsidRPr="003B55C2">
        <w:rPr>
          <w:sz w:val="20"/>
          <w:szCs w:val="20"/>
          <w:lang w:eastAsia="ja-JP"/>
        </w:rPr>
        <w:t xml:space="preserve">The section below will guide you to </w:t>
      </w:r>
      <w:r w:rsidR="000758BA">
        <w:rPr>
          <w:sz w:val="20"/>
          <w:szCs w:val="20"/>
          <w:lang w:eastAsia="ja-JP"/>
        </w:rPr>
        <w:t xml:space="preserve">run </w:t>
      </w:r>
      <w:r w:rsidR="000758BA" w:rsidRPr="000758BA">
        <w:rPr>
          <w:sz w:val="20"/>
          <w:szCs w:val="20"/>
          <w:lang w:eastAsia="ja-JP"/>
        </w:rPr>
        <w:t>Docker for Windows</w:t>
      </w:r>
      <w:r w:rsidR="000758BA" w:rsidRPr="000758BA">
        <w:rPr>
          <w:sz w:val="18"/>
          <w:szCs w:val="20"/>
          <w:lang w:eastAsia="ja-JP"/>
        </w:rPr>
        <w:t xml:space="preserve"> </w:t>
      </w:r>
      <w:r w:rsidR="000758BA">
        <w:rPr>
          <w:sz w:val="20"/>
          <w:szCs w:val="20"/>
          <w:lang w:eastAsia="ja-JP"/>
        </w:rPr>
        <w:t>service</w:t>
      </w:r>
      <w:r w:rsidR="003E595D" w:rsidRPr="003B55C2">
        <w:rPr>
          <w:sz w:val="20"/>
          <w:szCs w:val="20"/>
          <w:lang w:eastAsia="ja-JP"/>
        </w:rPr>
        <w:t xml:space="preserve"> on Windows lab</w:t>
      </w:r>
      <w:r w:rsidRPr="003B55C2">
        <w:rPr>
          <w:sz w:val="20"/>
          <w:szCs w:val="20"/>
          <w:lang w:eastAsia="ja-JP"/>
        </w:rPr>
        <w:t>. You will be using</w:t>
      </w:r>
      <w:r w:rsidR="00312EC7" w:rsidRPr="003B55C2">
        <w:rPr>
          <w:sz w:val="20"/>
          <w:szCs w:val="20"/>
          <w:lang w:eastAsia="ja-JP"/>
        </w:rPr>
        <w:t xml:space="preserve"> Lab on Demand</w:t>
      </w:r>
      <w:r w:rsidR="008168B5" w:rsidRPr="003B55C2">
        <w:rPr>
          <w:sz w:val="20"/>
          <w:szCs w:val="20"/>
          <w:lang w:eastAsia="ja-JP"/>
        </w:rPr>
        <w:t xml:space="preserve"> Environment </w:t>
      </w:r>
      <w:r w:rsidRPr="003B55C2">
        <w:rPr>
          <w:sz w:val="20"/>
          <w:szCs w:val="20"/>
          <w:lang w:eastAsia="ja-JP"/>
        </w:rPr>
        <w:t xml:space="preserve">to perform this step. </w:t>
      </w:r>
      <w:r w:rsidR="00170E4A" w:rsidRPr="003B55C2">
        <w:rPr>
          <w:sz w:val="20"/>
          <w:szCs w:val="20"/>
          <w:lang w:eastAsia="ja-JP"/>
        </w:rPr>
        <w:t>Login to the Windows lab environment and follow below steps</w:t>
      </w:r>
      <w:r w:rsidRPr="003B55C2">
        <w:rPr>
          <w:sz w:val="20"/>
          <w:szCs w:val="20"/>
          <w:lang w:eastAsia="ja-JP"/>
        </w:rPr>
        <w:t>.</w:t>
      </w:r>
      <w:r w:rsidR="00E92D07">
        <w:rPr>
          <w:sz w:val="20"/>
          <w:szCs w:val="20"/>
          <w:lang w:eastAsia="ja-JP"/>
        </w:rPr>
        <w:t xml:space="preserve"> </w:t>
      </w:r>
      <w:r w:rsidR="00E92D07" w:rsidRPr="00E92D07">
        <w:rPr>
          <w:sz w:val="20"/>
          <w:szCs w:val="20"/>
          <w:lang w:eastAsia="ja-JP"/>
        </w:rPr>
        <w:t xml:space="preserve">Ask the presenter if you don’t have </w:t>
      </w:r>
      <w:r w:rsidR="00E92D07">
        <w:rPr>
          <w:sz w:val="20"/>
          <w:szCs w:val="20"/>
          <w:lang w:eastAsia="ja-JP"/>
        </w:rPr>
        <w:t xml:space="preserve">windows lab </w:t>
      </w:r>
      <w:r w:rsidR="007E68D4">
        <w:rPr>
          <w:sz w:val="20"/>
          <w:szCs w:val="20"/>
          <w:lang w:eastAsia="ja-JP"/>
        </w:rPr>
        <w:t xml:space="preserve">information </w:t>
      </w:r>
      <w:r w:rsidR="00E92D07" w:rsidRPr="00E92D07">
        <w:rPr>
          <w:sz w:val="20"/>
          <w:szCs w:val="20"/>
          <w:lang w:eastAsia="ja-JP"/>
        </w:rPr>
        <w:t>provided to you</w:t>
      </w:r>
    </w:p>
    <w:p w14:paraId="0CDC2667" w14:textId="5A24342D" w:rsidR="00983B87" w:rsidRDefault="00983B87">
      <w:pPr>
        <w:rPr>
          <w:color w:val="222222"/>
          <w:shd w:val="clear" w:color="auto" w:fill="FFFFFF"/>
        </w:rPr>
      </w:pPr>
    </w:p>
    <w:p w14:paraId="4C3FE9D0" w14:textId="57534425" w:rsidR="00816220" w:rsidRDefault="00673F99" w:rsidP="000E68EE">
      <w:pPr>
        <w:pStyle w:val="ListParagraph"/>
        <w:numPr>
          <w:ilvl w:val="0"/>
          <w:numId w:val="2"/>
        </w:numPr>
        <w:ind w:right="0"/>
      </w:pPr>
      <w:r>
        <w:t>Once</w:t>
      </w:r>
      <w:r w:rsidR="00816220">
        <w:t xml:space="preserve"> log</w:t>
      </w:r>
      <w:r w:rsidR="00C728CB">
        <w:t xml:space="preserve">ged </w:t>
      </w:r>
      <w:r w:rsidR="00816220">
        <w:t>in to W</w:t>
      </w:r>
      <w:r w:rsidR="0019705A">
        <w:t>indows lab,</w:t>
      </w:r>
      <w:r w:rsidR="008F3793">
        <w:t xml:space="preserve"> double</w:t>
      </w:r>
      <w:r w:rsidR="0019705A">
        <w:t xml:space="preserve"> click on the </w:t>
      </w:r>
      <w:r w:rsidR="00F0205C" w:rsidRPr="00F0205C">
        <w:rPr>
          <w:b/>
        </w:rPr>
        <w:t>Docker for Windows</w:t>
      </w:r>
      <w:r w:rsidR="00F0205C">
        <w:t xml:space="preserve"> icon </w:t>
      </w:r>
      <w:r w:rsidR="00EA684E">
        <w:t>available</w:t>
      </w:r>
      <w:r w:rsidR="000D3606">
        <w:t xml:space="preserve"> on</w:t>
      </w:r>
      <w:r w:rsidR="00F0205C">
        <w:t xml:space="preserve"> </w:t>
      </w:r>
      <w:r w:rsidR="00F0205C" w:rsidRPr="00B20631">
        <w:rPr>
          <w:b/>
        </w:rPr>
        <w:t>Desktop</w:t>
      </w:r>
      <w:r w:rsidR="00587F9A">
        <w:t>.</w:t>
      </w:r>
      <w:r w:rsidR="00976BD1">
        <w:t xml:space="preserve"> It will start the Docker </w:t>
      </w:r>
      <w:r w:rsidR="006D77CA">
        <w:t>Engine on Windows</w:t>
      </w:r>
      <w:r w:rsidR="000755EF">
        <w:t xml:space="preserve"> within </w:t>
      </w:r>
      <w:r w:rsidR="00C728CB">
        <w:t xml:space="preserve">a </w:t>
      </w:r>
      <w:r w:rsidR="000755EF">
        <w:t>minute.</w:t>
      </w:r>
      <w:r w:rsidR="006D77CA">
        <w:t xml:space="preserve"> </w:t>
      </w:r>
    </w:p>
    <w:p w14:paraId="47217403" w14:textId="60AA0D5B" w:rsidR="00262EC1" w:rsidRPr="00C7690F" w:rsidRDefault="004B0409" w:rsidP="000E68EE">
      <w:pPr>
        <w:pStyle w:val="ListParagraph"/>
        <w:numPr>
          <w:ilvl w:val="0"/>
          <w:numId w:val="0"/>
        </w:numPr>
        <w:ind w:left="720" w:right="0"/>
      </w:pPr>
      <w:r w:rsidRPr="00C7690F">
        <w:t xml:space="preserve">The Docker for Windows allows </w:t>
      </w:r>
      <w:r w:rsidR="00DE65A8" w:rsidRPr="00C7690F">
        <w:t xml:space="preserve">us </w:t>
      </w:r>
      <w:r w:rsidRPr="00C7690F">
        <w:t xml:space="preserve">to run the containerized app on Windows System. Check out </w:t>
      </w:r>
      <w:hyperlink r:id="rId10" w:history="1">
        <w:r w:rsidRPr="00C7690F">
          <w:rPr>
            <w:rStyle w:val="Hyperlink"/>
          </w:rPr>
          <w:t>Docker for Windows</w:t>
        </w:r>
      </w:hyperlink>
      <w:r w:rsidR="000A330B" w:rsidRPr="00C7690F">
        <w:t xml:space="preserve"> to know more.</w:t>
      </w:r>
    </w:p>
    <w:p w14:paraId="0F76C244" w14:textId="321ECA3F" w:rsidR="00FF484D" w:rsidRDefault="00FF484D" w:rsidP="00FF484D"/>
    <w:p w14:paraId="6241B412" w14:textId="1E1ADF60" w:rsidR="00FF484D" w:rsidRDefault="00587F9A" w:rsidP="00280DD9">
      <w:pPr>
        <w:ind w:left="720"/>
      </w:pPr>
      <w:r>
        <w:rPr>
          <w:noProof/>
        </w:rPr>
        <w:lastRenderedPageBreak/>
        <w:drawing>
          <wp:inline distT="0" distB="0" distL="0" distR="0" wp14:anchorId="07F82A70" wp14:editId="3F2A0F90">
            <wp:extent cx="5086350" cy="3797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061" cy="3832796"/>
                    </a:xfrm>
                    <a:prstGeom prst="rect">
                      <a:avLst/>
                    </a:prstGeom>
                  </pic:spPr>
                </pic:pic>
              </a:graphicData>
            </a:graphic>
          </wp:inline>
        </w:drawing>
      </w:r>
    </w:p>
    <w:p w14:paraId="06D5F293" w14:textId="77777777" w:rsidR="00FF484D" w:rsidRDefault="00FF484D" w:rsidP="00FF484D"/>
    <w:p w14:paraId="1C61C22F" w14:textId="1952869C" w:rsidR="00DB652F" w:rsidRDefault="002B5815" w:rsidP="000E68EE">
      <w:pPr>
        <w:pStyle w:val="ListParagraph"/>
        <w:numPr>
          <w:ilvl w:val="0"/>
          <w:numId w:val="2"/>
        </w:numPr>
        <w:tabs>
          <w:tab w:val="left" w:pos="9360"/>
        </w:tabs>
        <w:ind w:right="0"/>
      </w:pPr>
      <w:r>
        <w:t xml:space="preserve">To verify whether Docker engine is running, right click on the </w:t>
      </w:r>
      <w:r w:rsidRPr="002B5815">
        <w:rPr>
          <w:b/>
        </w:rPr>
        <w:t>Docker</w:t>
      </w:r>
      <w:r>
        <w:t xml:space="preserve"> icon available in </w:t>
      </w:r>
      <w:r w:rsidR="00163735">
        <w:t xml:space="preserve">the </w:t>
      </w:r>
      <w:r w:rsidR="00163735" w:rsidRPr="006223AC">
        <w:rPr>
          <w:b/>
        </w:rPr>
        <w:t xml:space="preserve">notification </w:t>
      </w:r>
      <w:r w:rsidRPr="006223AC">
        <w:rPr>
          <w:b/>
        </w:rPr>
        <w:t>task bar</w:t>
      </w:r>
      <w:r w:rsidR="000633F3">
        <w:t xml:space="preserve"> and select </w:t>
      </w:r>
      <w:r w:rsidR="000633F3" w:rsidRPr="00C13105">
        <w:rPr>
          <w:b/>
        </w:rPr>
        <w:t>Settings…</w:t>
      </w:r>
      <w:r w:rsidR="000633F3">
        <w:t xml:space="preserve"> from options.</w:t>
      </w:r>
    </w:p>
    <w:p w14:paraId="13628CFC" w14:textId="5ED98D96" w:rsidR="000758BA" w:rsidRDefault="00F66F1E">
      <w:pPr>
        <w:pStyle w:val="ListParagraph"/>
        <w:numPr>
          <w:ilvl w:val="0"/>
          <w:numId w:val="0"/>
        </w:numPr>
        <w:ind w:left="720"/>
      </w:pPr>
      <w:r>
        <w:rPr>
          <w:noProof/>
        </w:rPr>
        <w:drawing>
          <wp:inline distT="0" distB="0" distL="0" distR="0" wp14:anchorId="5E73F7E9" wp14:editId="3966DA9D">
            <wp:extent cx="3714750" cy="270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750" cy="2705100"/>
                    </a:xfrm>
                    <a:prstGeom prst="rect">
                      <a:avLst/>
                    </a:prstGeom>
                  </pic:spPr>
                </pic:pic>
              </a:graphicData>
            </a:graphic>
          </wp:inline>
        </w:drawing>
      </w:r>
    </w:p>
    <w:p w14:paraId="102CE0AF" w14:textId="18082FA3" w:rsidR="006F62D0" w:rsidRDefault="006F62D0" w:rsidP="009158E9">
      <w:pPr>
        <w:rPr>
          <w:sz w:val="20"/>
        </w:rPr>
      </w:pPr>
    </w:p>
    <w:p w14:paraId="0D183AF6" w14:textId="525D0121" w:rsidR="002519C4" w:rsidRDefault="00897CE7" w:rsidP="001549C0">
      <w:pPr>
        <w:pStyle w:val="ListParagraph"/>
        <w:numPr>
          <w:ilvl w:val="0"/>
          <w:numId w:val="2"/>
        </w:numPr>
        <w:ind w:right="0"/>
      </w:pPr>
      <w:r>
        <w:t xml:space="preserve">On the </w:t>
      </w:r>
      <w:r w:rsidRPr="00897CE7">
        <w:rPr>
          <w:b/>
        </w:rPr>
        <w:t>Settings</w:t>
      </w:r>
      <w:r>
        <w:t xml:space="preserve"> window, check </w:t>
      </w:r>
      <w:r w:rsidRPr="00897CE7">
        <w:rPr>
          <w:b/>
        </w:rPr>
        <w:t>Docker is running</w:t>
      </w:r>
      <w:r>
        <w:t xml:space="preserve"> from the bottom left corner as specified in below screen.</w:t>
      </w:r>
    </w:p>
    <w:p w14:paraId="6E571A4B" w14:textId="1E989E38" w:rsidR="00271BE1" w:rsidRDefault="00271BE1" w:rsidP="000E68EE">
      <w:pPr>
        <w:ind w:left="360"/>
      </w:pPr>
    </w:p>
    <w:p w14:paraId="5FFA7E44" w14:textId="5B199BDE" w:rsidR="00271BE1" w:rsidRDefault="0023302C" w:rsidP="00271BE1">
      <w:pPr>
        <w:pStyle w:val="ListParagraph"/>
        <w:numPr>
          <w:ilvl w:val="0"/>
          <w:numId w:val="0"/>
        </w:numPr>
        <w:ind w:left="720"/>
      </w:pPr>
      <w:r w:rsidRPr="0023302C">
        <w:rPr>
          <w:noProof/>
        </w:rPr>
        <w:lastRenderedPageBreak/>
        <w:t xml:space="preserve"> </w:t>
      </w:r>
      <w:r>
        <w:rPr>
          <w:noProof/>
        </w:rPr>
        <w:drawing>
          <wp:inline distT="0" distB="0" distL="0" distR="0" wp14:anchorId="03F77B62" wp14:editId="276F0E9E">
            <wp:extent cx="5943600" cy="4011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74"/>
                    <a:stretch/>
                  </pic:blipFill>
                  <pic:spPr bwMode="auto">
                    <a:xfrm>
                      <a:off x="0" y="0"/>
                      <a:ext cx="5943600" cy="4011295"/>
                    </a:xfrm>
                    <a:prstGeom prst="rect">
                      <a:avLst/>
                    </a:prstGeom>
                    <a:ln>
                      <a:noFill/>
                    </a:ln>
                    <a:extLst>
                      <a:ext uri="{53640926-AAD7-44D8-BBD7-CCE9431645EC}">
                        <a14:shadowObscured xmlns:a14="http://schemas.microsoft.com/office/drawing/2010/main"/>
                      </a:ext>
                    </a:extLst>
                  </pic:spPr>
                </pic:pic>
              </a:graphicData>
            </a:graphic>
          </wp:inline>
        </w:drawing>
      </w:r>
    </w:p>
    <w:p w14:paraId="0FDFAFA9" w14:textId="4698C018" w:rsidR="000758BA" w:rsidRDefault="003E0F80" w:rsidP="000E68EE">
      <w:pPr>
        <w:pStyle w:val="ListParagraph"/>
        <w:numPr>
          <w:ilvl w:val="0"/>
          <w:numId w:val="2"/>
        </w:numPr>
        <w:ind w:right="0"/>
      </w:pPr>
      <w:r>
        <w:t xml:space="preserve">Now </w:t>
      </w:r>
      <w:r w:rsidR="004D7FBD">
        <w:t>you have Docker engine running on your Windows machine. Next we will see how to run OpenShift cluster on Windows Lab. C</w:t>
      </w:r>
      <w:r>
        <w:t>lose</w:t>
      </w:r>
      <w:r w:rsidR="00E45025">
        <w:t xml:space="preserve"> the Docker </w:t>
      </w:r>
      <w:r w:rsidR="00E45025" w:rsidRPr="000E68EE">
        <w:rPr>
          <w:b/>
        </w:rPr>
        <w:t>Settings</w:t>
      </w:r>
      <w:r w:rsidR="00E45025">
        <w:t xml:space="preserve"> window and</w:t>
      </w:r>
      <w:r>
        <w:t xml:space="preserve"> follow the next section.</w:t>
      </w:r>
    </w:p>
    <w:p w14:paraId="6D1823E0" w14:textId="5BAFD97F" w:rsidR="000864F6" w:rsidRDefault="000864F6" w:rsidP="000E68EE"/>
    <w:p w14:paraId="6E488FB0" w14:textId="5FC007BE" w:rsidR="000758BA" w:rsidRDefault="000758BA" w:rsidP="000758BA">
      <w:pPr>
        <w:pStyle w:val="Heading1"/>
        <w:spacing w:line="276" w:lineRule="auto"/>
      </w:pPr>
      <w:bookmarkStart w:id="68" w:name="_Toc481512999"/>
      <w:r>
        <w:t>Run OpenShift Cluster on Windows Lab</w:t>
      </w:r>
      <w:bookmarkEnd w:id="68"/>
    </w:p>
    <w:p w14:paraId="044BE2CD" w14:textId="413337EB" w:rsidR="000758BA" w:rsidRDefault="000758BA" w:rsidP="000758BA">
      <w:pPr>
        <w:rPr>
          <w:sz w:val="20"/>
          <w:szCs w:val="20"/>
          <w:lang w:eastAsia="ja-JP"/>
        </w:rPr>
      </w:pPr>
      <w:r w:rsidRPr="003B55C2">
        <w:rPr>
          <w:sz w:val="20"/>
          <w:szCs w:val="20"/>
          <w:lang w:eastAsia="ja-JP"/>
        </w:rPr>
        <w:t>The section below will guide you to run OpenShift cluster on Windows lab</w:t>
      </w:r>
      <w:r w:rsidR="00735322">
        <w:rPr>
          <w:sz w:val="20"/>
          <w:szCs w:val="20"/>
          <w:lang w:eastAsia="ja-JP"/>
        </w:rPr>
        <w:t>.</w:t>
      </w:r>
    </w:p>
    <w:p w14:paraId="30C72F5F" w14:textId="77777777" w:rsidR="000758BA" w:rsidRDefault="000758BA" w:rsidP="000758BA"/>
    <w:p w14:paraId="74DCDC97" w14:textId="4A7E5AB1" w:rsidR="00AC260B" w:rsidRDefault="00407DA7" w:rsidP="000758BA">
      <w:pPr>
        <w:pStyle w:val="ListParagraph"/>
        <w:numPr>
          <w:ilvl w:val="0"/>
          <w:numId w:val="21"/>
        </w:numPr>
        <w:ind w:right="0"/>
      </w:pPr>
      <w:r>
        <w:t xml:space="preserve">Now Docker engine is up and running, </w:t>
      </w:r>
      <w:r w:rsidR="000E521A">
        <w:t>it’s</w:t>
      </w:r>
      <w:r w:rsidR="00817E84">
        <w:t xml:space="preserve"> time to run the OpenShift cluster on Windows machine.</w:t>
      </w:r>
      <w:r w:rsidR="000E521A">
        <w:t xml:space="preserve"> For this, open the </w:t>
      </w:r>
      <w:r w:rsidR="001A741B" w:rsidRPr="001A741B">
        <w:rPr>
          <w:b/>
        </w:rPr>
        <w:t>Lab-Scripts</w:t>
      </w:r>
      <w:r w:rsidR="001A741B">
        <w:t xml:space="preserve"> folder from the </w:t>
      </w:r>
      <w:r w:rsidR="001A741B" w:rsidRPr="001A741B">
        <w:rPr>
          <w:b/>
        </w:rPr>
        <w:t>Desktop</w:t>
      </w:r>
      <w:r w:rsidR="002501E6">
        <w:t xml:space="preserve"> and run </w:t>
      </w:r>
      <w:r w:rsidR="002501E6" w:rsidRPr="002501E6">
        <w:rPr>
          <w:b/>
        </w:rPr>
        <w:t>01-cluster-up</w:t>
      </w:r>
      <w:r w:rsidR="00A45722">
        <w:rPr>
          <w:b/>
        </w:rPr>
        <w:t>.bat</w:t>
      </w:r>
      <w:r w:rsidR="002501E6">
        <w:t xml:space="preserve"> batch file.</w:t>
      </w:r>
    </w:p>
    <w:p w14:paraId="6C6A0FF7" w14:textId="4560FD41" w:rsidR="00384E91" w:rsidRDefault="005661D5" w:rsidP="000E68EE">
      <w:pPr>
        <w:pStyle w:val="ListParagraph"/>
        <w:numPr>
          <w:ilvl w:val="0"/>
          <w:numId w:val="0"/>
        </w:numPr>
        <w:ind w:left="720" w:right="0"/>
      </w:pPr>
      <w:r>
        <w:t xml:space="preserve">The 01-cluster-up.bat file runs the </w:t>
      </w:r>
      <w:r w:rsidRPr="000E68EE">
        <w:rPr>
          <w:i/>
        </w:rPr>
        <w:t>oc cluster up</w:t>
      </w:r>
      <w:r>
        <w:t xml:space="preserve"> command behind the screen. </w:t>
      </w:r>
      <w:r w:rsidRPr="005661D5">
        <w:t xml:space="preserve">The </w:t>
      </w:r>
      <w:r w:rsidRPr="000E68EE">
        <w:rPr>
          <w:i/>
        </w:rPr>
        <w:t>oc cluster up</w:t>
      </w:r>
      <w:r w:rsidRPr="005661D5">
        <w:t xml:space="preserve"> command starts a local OpenShift all-in-one cluster with a configured registry, router, image streams, and default templates.</w:t>
      </w:r>
      <w:r w:rsidR="000C239D">
        <w:t xml:space="preserve"> Click </w:t>
      </w:r>
      <w:hyperlink r:id="rId14" w:history="1">
        <w:r w:rsidR="000C239D" w:rsidRPr="000C239D">
          <w:rPr>
            <w:rStyle w:val="Hyperlink"/>
          </w:rPr>
          <w:t>here</w:t>
        </w:r>
      </w:hyperlink>
      <w:r w:rsidR="000C239D">
        <w:t xml:space="preserve"> to know more.</w:t>
      </w:r>
    </w:p>
    <w:p w14:paraId="609003A7" w14:textId="77777777" w:rsidR="00540B07" w:rsidRDefault="00540B07" w:rsidP="000E68EE">
      <w:pPr>
        <w:pStyle w:val="ListParagraph"/>
        <w:numPr>
          <w:ilvl w:val="0"/>
          <w:numId w:val="0"/>
        </w:numPr>
        <w:ind w:left="720" w:right="0"/>
      </w:pPr>
    </w:p>
    <w:p w14:paraId="6A5391F5" w14:textId="272FF767" w:rsidR="00BC3214" w:rsidRDefault="00BC3214" w:rsidP="00BC3214">
      <w:pPr>
        <w:ind w:left="720"/>
      </w:pPr>
      <w:r>
        <w:rPr>
          <w:noProof/>
        </w:rPr>
        <w:lastRenderedPageBreak/>
        <w:drawing>
          <wp:inline distT="0" distB="0" distL="0" distR="0" wp14:anchorId="3903C1EB" wp14:editId="603332C7">
            <wp:extent cx="5638800" cy="42550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272" cy="4258379"/>
                    </a:xfrm>
                    <a:prstGeom prst="rect">
                      <a:avLst/>
                    </a:prstGeom>
                  </pic:spPr>
                </pic:pic>
              </a:graphicData>
            </a:graphic>
          </wp:inline>
        </w:drawing>
      </w:r>
    </w:p>
    <w:p w14:paraId="5E71C9AB" w14:textId="77777777" w:rsidR="00291F6C" w:rsidRDefault="00291F6C" w:rsidP="000E68EE"/>
    <w:p w14:paraId="4512897A" w14:textId="40796C69" w:rsidR="00596586" w:rsidRDefault="002A02C7" w:rsidP="00F45435">
      <w:pPr>
        <w:pStyle w:val="ListParagraph"/>
        <w:numPr>
          <w:ilvl w:val="0"/>
          <w:numId w:val="0"/>
        </w:numPr>
        <w:ind w:left="720"/>
      </w:pPr>
      <w:r>
        <w:rPr>
          <w:noProof/>
        </w:rPr>
        <w:drawing>
          <wp:inline distT="0" distB="0" distL="0" distR="0" wp14:anchorId="215574D7" wp14:editId="3129E7DE">
            <wp:extent cx="5943600" cy="1870075"/>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70075"/>
                    </a:xfrm>
                    <a:prstGeom prst="rect">
                      <a:avLst/>
                    </a:prstGeom>
                    <a:ln>
                      <a:solidFill>
                        <a:schemeClr val="bg1">
                          <a:lumMod val="85000"/>
                        </a:schemeClr>
                      </a:solidFill>
                    </a:ln>
                  </pic:spPr>
                </pic:pic>
              </a:graphicData>
            </a:graphic>
          </wp:inline>
        </w:drawing>
      </w:r>
    </w:p>
    <w:p w14:paraId="1EC22752" w14:textId="64DAEE46" w:rsidR="00AC260B" w:rsidRDefault="00AC260B" w:rsidP="000E68EE"/>
    <w:p w14:paraId="3A8B2C42" w14:textId="25825030" w:rsidR="009847E2" w:rsidRDefault="009847E2" w:rsidP="000758BA">
      <w:pPr>
        <w:pStyle w:val="ListParagraph"/>
        <w:numPr>
          <w:ilvl w:val="0"/>
          <w:numId w:val="21"/>
        </w:numPr>
        <w:ind w:right="0"/>
      </w:pPr>
      <w:r>
        <w:t>Once, OpenShift server is started on windows lab environment, the OpenShift details is</w:t>
      </w:r>
      <w:r w:rsidR="00B139E6">
        <w:t xml:space="preserve"> prompted in the </w:t>
      </w:r>
      <w:r w:rsidR="00B139E6" w:rsidRPr="007E2F10">
        <w:rPr>
          <w:b/>
        </w:rPr>
        <w:t>Command Prompt</w:t>
      </w:r>
      <w:r w:rsidR="00B139E6">
        <w:t xml:space="preserve"> as specified in screen below.</w:t>
      </w:r>
      <w:r w:rsidR="0065729F">
        <w:t xml:space="preserve"> Press </w:t>
      </w:r>
      <w:r w:rsidR="0065729F" w:rsidRPr="00AC4406">
        <w:rPr>
          <w:b/>
        </w:rPr>
        <w:t>Enter</w:t>
      </w:r>
      <w:r w:rsidR="0065729F">
        <w:t xml:space="preserve"> to auto launch OpenShift Web Console </w:t>
      </w:r>
      <w:r w:rsidR="00AB04C9">
        <w:t>in a</w:t>
      </w:r>
      <w:r w:rsidR="0065729F">
        <w:t xml:space="preserve"> </w:t>
      </w:r>
      <w:r w:rsidR="00E04B75">
        <w:t>web browser.</w:t>
      </w:r>
    </w:p>
    <w:p w14:paraId="6CE456AF" w14:textId="0EDE7814" w:rsidR="00B139E6" w:rsidRDefault="00B139E6" w:rsidP="00B139E6">
      <w:pPr>
        <w:pStyle w:val="ListParagraph"/>
        <w:numPr>
          <w:ilvl w:val="0"/>
          <w:numId w:val="0"/>
        </w:numPr>
        <w:ind w:left="720"/>
      </w:pPr>
    </w:p>
    <w:p w14:paraId="07B15E87" w14:textId="30679200" w:rsidR="00B139E6" w:rsidRDefault="009A60B8" w:rsidP="00B139E6">
      <w:pPr>
        <w:pStyle w:val="ListParagraph"/>
        <w:numPr>
          <w:ilvl w:val="0"/>
          <w:numId w:val="0"/>
        </w:numPr>
        <w:ind w:left="720"/>
      </w:pPr>
      <w:r>
        <w:rPr>
          <w:noProof/>
        </w:rPr>
        <w:lastRenderedPageBreak/>
        <w:drawing>
          <wp:inline distT="0" distB="0" distL="0" distR="0" wp14:anchorId="7556BADD" wp14:editId="4D53B34B">
            <wp:extent cx="5800725" cy="394652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404"/>
                    <a:stretch/>
                  </pic:blipFill>
                  <pic:spPr bwMode="auto">
                    <a:xfrm>
                      <a:off x="0" y="0"/>
                      <a:ext cx="5800725" cy="3946525"/>
                    </a:xfrm>
                    <a:prstGeom prst="rect">
                      <a:avLst/>
                    </a:prstGeom>
                    <a:ln>
                      <a:noFill/>
                    </a:ln>
                    <a:extLst>
                      <a:ext uri="{53640926-AAD7-44D8-BBD7-CCE9431645EC}">
                        <a14:shadowObscured xmlns:a14="http://schemas.microsoft.com/office/drawing/2010/main"/>
                      </a:ext>
                    </a:extLst>
                  </pic:spPr>
                </pic:pic>
              </a:graphicData>
            </a:graphic>
          </wp:inline>
        </w:drawing>
      </w:r>
    </w:p>
    <w:p w14:paraId="1A8733EE" w14:textId="77777777" w:rsidR="003B1389" w:rsidRPr="000E68EE" w:rsidRDefault="003B1389" w:rsidP="000E68EE">
      <w:pPr>
        <w:ind w:left="820" w:hanging="360"/>
        <w:rPr>
          <w:b/>
        </w:rPr>
      </w:pPr>
    </w:p>
    <w:p w14:paraId="1058DA1A" w14:textId="46666947" w:rsidR="002F0565" w:rsidRDefault="002F0565" w:rsidP="00AE7CD9">
      <w:pPr>
        <w:pStyle w:val="ListParagraph"/>
        <w:numPr>
          <w:ilvl w:val="0"/>
          <w:numId w:val="0"/>
        </w:numPr>
        <w:ind w:left="720" w:right="-720"/>
      </w:pPr>
      <w:r w:rsidRPr="002E1695">
        <w:rPr>
          <w:b/>
        </w:rPr>
        <w:t>NOTE</w:t>
      </w:r>
      <w:r>
        <w:t xml:space="preserve">: If OpenShift Web Console is not launched in browser, open the </w:t>
      </w:r>
      <w:r w:rsidRPr="001B18A2">
        <w:rPr>
          <w:b/>
        </w:rPr>
        <w:t>Google Chrome</w:t>
      </w:r>
      <w:r>
        <w:t xml:space="preserve"> and </w:t>
      </w:r>
      <w:r w:rsidR="001B18A2">
        <w:t xml:space="preserve">navigate to the OpenShift server web console URL </w:t>
      </w:r>
      <w:r w:rsidR="00891E87">
        <w:t>displayed</w:t>
      </w:r>
      <w:r w:rsidR="001B18A2">
        <w:t xml:space="preserve"> in </w:t>
      </w:r>
      <w:r w:rsidR="00891E87" w:rsidRPr="00F62A7E">
        <w:rPr>
          <w:b/>
        </w:rPr>
        <w:t xml:space="preserve">Command </w:t>
      </w:r>
      <w:r w:rsidR="00C40813" w:rsidRPr="00F62A7E">
        <w:rPr>
          <w:b/>
        </w:rPr>
        <w:t>Prompt</w:t>
      </w:r>
      <w:r w:rsidR="00C40813">
        <w:rPr>
          <w:b/>
        </w:rPr>
        <w:t xml:space="preserve"> </w:t>
      </w:r>
      <w:r w:rsidR="00C40813">
        <w:t>[</w:t>
      </w:r>
      <w:r w:rsidR="00F62A7E">
        <w:t xml:space="preserve">E.g. </w:t>
      </w:r>
      <w:hyperlink r:id="rId18" w:history="1">
        <w:r w:rsidR="00F62A7E" w:rsidRPr="003C782C">
          <w:rPr>
            <w:rStyle w:val="Hyperlink"/>
          </w:rPr>
          <w:t>https://10.0.75.2:8443</w:t>
        </w:r>
      </w:hyperlink>
      <w:r w:rsidR="00F62A7E">
        <w:t xml:space="preserve">] </w:t>
      </w:r>
    </w:p>
    <w:p w14:paraId="5BAC395E" w14:textId="77777777" w:rsidR="003B1389" w:rsidRDefault="003B1389" w:rsidP="000E68EE">
      <w:pPr>
        <w:ind w:left="820" w:hanging="360"/>
      </w:pPr>
    </w:p>
    <w:p w14:paraId="0C971A46" w14:textId="68646693" w:rsidR="0039547A" w:rsidRDefault="007012F8" w:rsidP="000758BA">
      <w:pPr>
        <w:pStyle w:val="ListParagraph"/>
        <w:numPr>
          <w:ilvl w:val="0"/>
          <w:numId w:val="21"/>
        </w:numPr>
        <w:ind w:right="0"/>
      </w:pPr>
      <w:r>
        <w:t>If you see any SSL certificate</w:t>
      </w:r>
      <w:r w:rsidR="0039547A">
        <w:t xml:space="preserve"> privacy error</w:t>
      </w:r>
      <w:r>
        <w:t xml:space="preserve"> on the browser, ignore it by click</w:t>
      </w:r>
      <w:r w:rsidR="00A57ECA">
        <w:t>ing</w:t>
      </w:r>
      <w:r>
        <w:t xml:space="preserve"> on </w:t>
      </w:r>
      <w:r w:rsidRPr="000E68EE">
        <w:rPr>
          <w:b/>
        </w:rPr>
        <w:t>Advance and proceed</w:t>
      </w:r>
      <w:r>
        <w:t>.</w:t>
      </w:r>
    </w:p>
    <w:p w14:paraId="065B24F3" w14:textId="77777777" w:rsidR="007012F8" w:rsidRDefault="007012F8" w:rsidP="000E68EE"/>
    <w:p w14:paraId="7C20C601" w14:textId="1DD8E20A" w:rsidR="00476C4C" w:rsidRDefault="00476C4C" w:rsidP="00476C4C">
      <w:pPr>
        <w:pStyle w:val="Heading1"/>
        <w:spacing w:line="276" w:lineRule="auto"/>
      </w:pPr>
      <w:bookmarkStart w:id="69" w:name="_Toc481513000"/>
      <w:r>
        <w:t xml:space="preserve">Login to OpenShift </w:t>
      </w:r>
      <w:r w:rsidR="00E40206">
        <w:t>Web Console</w:t>
      </w:r>
      <w:bookmarkEnd w:id="69"/>
    </w:p>
    <w:p w14:paraId="71F863C9" w14:textId="72E67CC3" w:rsidR="00476C4C" w:rsidRDefault="00476C4C" w:rsidP="00476C4C">
      <w:pPr>
        <w:rPr>
          <w:sz w:val="20"/>
          <w:szCs w:val="20"/>
          <w:lang w:eastAsia="ja-JP"/>
        </w:rPr>
      </w:pPr>
      <w:r w:rsidRPr="003B55C2">
        <w:rPr>
          <w:sz w:val="20"/>
          <w:szCs w:val="20"/>
          <w:lang w:eastAsia="ja-JP"/>
        </w:rPr>
        <w:t xml:space="preserve">The section </w:t>
      </w:r>
      <w:r>
        <w:rPr>
          <w:sz w:val="20"/>
          <w:szCs w:val="20"/>
          <w:lang w:eastAsia="ja-JP"/>
        </w:rPr>
        <w:t>helps you to login</w:t>
      </w:r>
      <w:r w:rsidRPr="003B55C2">
        <w:rPr>
          <w:sz w:val="20"/>
          <w:szCs w:val="20"/>
          <w:lang w:eastAsia="ja-JP"/>
        </w:rPr>
        <w:t xml:space="preserve"> </w:t>
      </w:r>
      <w:r>
        <w:rPr>
          <w:sz w:val="20"/>
          <w:szCs w:val="20"/>
          <w:lang w:eastAsia="ja-JP"/>
        </w:rPr>
        <w:t xml:space="preserve">on </w:t>
      </w:r>
      <w:r w:rsidRPr="003B55C2">
        <w:rPr>
          <w:sz w:val="20"/>
          <w:szCs w:val="20"/>
          <w:lang w:eastAsia="ja-JP"/>
        </w:rPr>
        <w:t>OpenShift</w:t>
      </w:r>
      <w:r w:rsidR="00E40206">
        <w:rPr>
          <w:sz w:val="20"/>
          <w:szCs w:val="20"/>
          <w:lang w:eastAsia="ja-JP"/>
        </w:rPr>
        <w:t xml:space="preserve"> origin web console.</w:t>
      </w:r>
    </w:p>
    <w:p w14:paraId="502D7CFD" w14:textId="77777777" w:rsidR="00476C4C" w:rsidRDefault="00476C4C" w:rsidP="007012F8">
      <w:pPr>
        <w:pStyle w:val="ListParagraph"/>
        <w:numPr>
          <w:ilvl w:val="0"/>
          <w:numId w:val="0"/>
        </w:numPr>
        <w:ind w:left="720" w:right="0"/>
      </w:pPr>
    </w:p>
    <w:p w14:paraId="06315ABA" w14:textId="294351FA" w:rsidR="002B560F" w:rsidRDefault="002E6934" w:rsidP="00E40206">
      <w:pPr>
        <w:pStyle w:val="ListParagraph"/>
        <w:numPr>
          <w:ilvl w:val="0"/>
          <w:numId w:val="22"/>
        </w:numPr>
        <w:ind w:right="0"/>
      </w:pPr>
      <w:r>
        <w:t xml:space="preserve">On </w:t>
      </w:r>
      <w:r w:rsidRPr="002E6934">
        <w:rPr>
          <w:b/>
        </w:rPr>
        <w:t>Welcome to OpenShift</w:t>
      </w:r>
      <w:r>
        <w:t xml:space="preserve"> </w:t>
      </w:r>
      <w:r w:rsidRPr="00E32414">
        <w:rPr>
          <w:b/>
        </w:rPr>
        <w:t>Origin</w:t>
      </w:r>
      <w:r>
        <w:t xml:space="preserve"> page</w:t>
      </w:r>
      <w:r w:rsidR="00E32414">
        <w:t xml:space="preserve"> </w:t>
      </w:r>
      <w:r w:rsidR="002B560F">
        <w:t xml:space="preserve">use below credentials to login to OpenShift </w:t>
      </w:r>
      <w:r w:rsidR="00C85E5F">
        <w:t xml:space="preserve">Web </w:t>
      </w:r>
      <w:r w:rsidR="0012233F">
        <w:t xml:space="preserve">Console and click </w:t>
      </w:r>
      <w:r w:rsidR="0012233F" w:rsidRPr="00395AB8">
        <w:rPr>
          <w:b/>
        </w:rPr>
        <w:t>Log In</w:t>
      </w:r>
      <w:r w:rsidR="0012233F">
        <w:t xml:space="preserve"> button.</w:t>
      </w:r>
    </w:p>
    <w:p w14:paraId="72EC16B7" w14:textId="579ACE67" w:rsidR="002B560F" w:rsidRDefault="002B560F" w:rsidP="002B560F">
      <w:pPr>
        <w:pStyle w:val="ListParagraph"/>
        <w:numPr>
          <w:ilvl w:val="0"/>
          <w:numId w:val="0"/>
        </w:numPr>
        <w:ind w:left="720"/>
      </w:pPr>
      <w:r>
        <w:t xml:space="preserve">Username: </w:t>
      </w:r>
      <w:r w:rsidRPr="003A4FB3">
        <w:rPr>
          <w:b/>
        </w:rPr>
        <w:t>developer</w:t>
      </w:r>
    </w:p>
    <w:p w14:paraId="6DA9CF8E" w14:textId="2B734A62" w:rsidR="002B560F" w:rsidRDefault="002B560F" w:rsidP="00716698">
      <w:pPr>
        <w:pStyle w:val="ListParagraph"/>
        <w:numPr>
          <w:ilvl w:val="0"/>
          <w:numId w:val="0"/>
        </w:numPr>
        <w:ind w:left="720" w:right="90"/>
      </w:pPr>
      <w:r>
        <w:t xml:space="preserve">Password: </w:t>
      </w:r>
      <w:r w:rsidRPr="003A4FB3">
        <w:rPr>
          <w:b/>
        </w:rPr>
        <w:t>developer</w:t>
      </w:r>
    </w:p>
    <w:p w14:paraId="69C17BBE" w14:textId="77777777" w:rsidR="00D255FD" w:rsidRDefault="00D255FD" w:rsidP="00D255FD">
      <w:pPr>
        <w:ind w:left="720"/>
      </w:pPr>
      <w:r>
        <w:rPr>
          <w:noProof/>
        </w:rPr>
        <w:lastRenderedPageBreak/>
        <w:drawing>
          <wp:inline distT="0" distB="0" distL="0" distR="0" wp14:anchorId="38EA1A48" wp14:editId="2DB9CDB8">
            <wp:extent cx="5943600" cy="3637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7915"/>
                    </a:xfrm>
                    <a:prstGeom prst="rect">
                      <a:avLst/>
                    </a:prstGeom>
                  </pic:spPr>
                </pic:pic>
              </a:graphicData>
            </a:graphic>
          </wp:inline>
        </w:drawing>
      </w:r>
    </w:p>
    <w:p w14:paraId="73C9D4FD" w14:textId="6D9734C3" w:rsidR="002A0913" w:rsidRDefault="002E6934" w:rsidP="00D255FD">
      <w:pPr>
        <w:ind w:left="720"/>
      </w:pPr>
      <w:r>
        <w:t xml:space="preserve"> </w:t>
      </w:r>
    </w:p>
    <w:p w14:paraId="5CD00F7B" w14:textId="63F00F79" w:rsidR="00D24C68" w:rsidRDefault="008C2B4E" w:rsidP="00E40206">
      <w:pPr>
        <w:pStyle w:val="ListParagraph"/>
        <w:numPr>
          <w:ilvl w:val="0"/>
          <w:numId w:val="22"/>
        </w:numPr>
      </w:pPr>
      <w:r>
        <w:t xml:space="preserve">You will be redirected to </w:t>
      </w:r>
      <w:r w:rsidRPr="000E68EE">
        <w:rPr>
          <w:b/>
        </w:rPr>
        <w:t>Projects</w:t>
      </w:r>
      <w:r>
        <w:t xml:space="preserve"> page after login. </w:t>
      </w:r>
      <w:r w:rsidR="00E870DF">
        <w:t>This ensures that the OpenShift cluster is up and running on windows lab.</w:t>
      </w:r>
    </w:p>
    <w:p w14:paraId="29325816" w14:textId="77777777" w:rsidR="008A2FA9" w:rsidRDefault="008A2FA9" w:rsidP="000E68EE"/>
    <w:p w14:paraId="4C87B10A" w14:textId="7C7797C4" w:rsidR="00B839C5" w:rsidRDefault="00404503" w:rsidP="00B839C5">
      <w:pPr>
        <w:pStyle w:val="Heading1"/>
      </w:pPr>
      <w:bookmarkStart w:id="70" w:name="_Toc481513001"/>
      <w:r>
        <w:t>Run</w:t>
      </w:r>
      <w:r w:rsidR="00E0433E">
        <w:rPr>
          <w:lang w:eastAsia="ja-JP"/>
        </w:rPr>
        <w:t xml:space="preserve"> SQL Server on OpenShift Container Platform</w:t>
      </w:r>
      <w:bookmarkEnd w:id="70"/>
    </w:p>
    <w:p w14:paraId="0AC258F2" w14:textId="5E72D07F" w:rsidR="00FE555D" w:rsidRDefault="001557E7" w:rsidP="00B839C5">
      <w:pPr>
        <w:rPr>
          <w:color w:val="222222"/>
          <w:sz w:val="20"/>
        </w:rPr>
      </w:pPr>
      <w:r>
        <w:rPr>
          <w:color w:val="222222"/>
          <w:sz w:val="20"/>
        </w:rPr>
        <w:t xml:space="preserve">Follow below instructions to </w:t>
      </w:r>
      <w:r w:rsidR="003D5434">
        <w:rPr>
          <w:color w:val="222222"/>
          <w:sz w:val="20"/>
        </w:rPr>
        <w:t>run SQL Server on OpenShift Container Platform –</w:t>
      </w:r>
    </w:p>
    <w:p w14:paraId="1ED74E77" w14:textId="75B58B13" w:rsidR="003D5434" w:rsidRDefault="003D5434" w:rsidP="00B839C5">
      <w:pPr>
        <w:rPr>
          <w:color w:val="222222"/>
          <w:sz w:val="20"/>
        </w:rPr>
      </w:pPr>
    </w:p>
    <w:p w14:paraId="50A54A2B" w14:textId="6EC012C1" w:rsidR="003D5434" w:rsidRDefault="002B2834" w:rsidP="00777581">
      <w:pPr>
        <w:pStyle w:val="ListParagraph"/>
        <w:numPr>
          <w:ilvl w:val="0"/>
          <w:numId w:val="19"/>
        </w:numPr>
        <w:ind w:right="-810"/>
        <w:rPr>
          <w:color w:val="222222"/>
        </w:rPr>
      </w:pPr>
      <w:r>
        <w:rPr>
          <w:color w:val="222222"/>
        </w:rPr>
        <w:t xml:space="preserve">On the </w:t>
      </w:r>
      <w:r w:rsidRPr="00AF5BD0">
        <w:rPr>
          <w:b/>
          <w:color w:val="222222"/>
        </w:rPr>
        <w:t>OpenShift Web Console</w:t>
      </w:r>
      <w:r>
        <w:rPr>
          <w:color w:val="222222"/>
        </w:rPr>
        <w:t xml:space="preserve"> that you</w:t>
      </w:r>
      <w:r w:rsidR="00B31E47">
        <w:rPr>
          <w:color w:val="222222"/>
        </w:rPr>
        <w:t xml:space="preserve"> have launched in previous step, select </w:t>
      </w:r>
      <w:r w:rsidR="00B31E47">
        <w:rPr>
          <w:b/>
          <w:color w:val="222222"/>
        </w:rPr>
        <w:t xml:space="preserve">My Project </w:t>
      </w:r>
      <w:r w:rsidR="00965DF0">
        <w:rPr>
          <w:color w:val="222222"/>
        </w:rPr>
        <w:t xml:space="preserve">from the </w:t>
      </w:r>
      <w:r w:rsidR="00965DF0" w:rsidRPr="00BC78C2">
        <w:rPr>
          <w:b/>
          <w:color w:val="222222"/>
        </w:rPr>
        <w:t>Projects</w:t>
      </w:r>
      <w:r w:rsidR="00965DF0">
        <w:rPr>
          <w:color w:val="222222"/>
        </w:rPr>
        <w:t xml:space="preserve"> screen.</w:t>
      </w:r>
    </w:p>
    <w:p w14:paraId="26F99BFD" w14:textId="4E48DA30" w:rsidR="00965DF0" w:rsidRDefault="006E55F0" w:rsidP="006E55F0">
      <w:pPr>
        <w:pStyle w:val="ListParagraph"/>
        <w:numPr>
          <w:ilvl w:val="0"/>
          <w:numId w:val="0"/>
        </w:numPr>
        <w:ind w:left="720"/>
        <w:rPr>
          <w:color w:val="222222"/>
        </w:rPr>
      </w:pPr>
      <w:r>
        <w:rPr>
          <w:noProof/>
        </w:rPr>
        <w:drawing>
          <wp:inline distT="0" distB="0" distL="0" distR="0" wp14:anchorId="4FF2E853" wp14:editId="20BEAEE9">
            <wp:extent cx="5943600" cy="24911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1105"/>
                    </a:xfrm>
                    <a:prstGeom prst="rect">
                      <a:avLst/>
                    </a:prstGeom>
                  </pic:spPr>
                </pic:pic>
              </a:graphicData>
            </a:graphic>
          </wp:inline>
        </w:drawing>
      </w:r>
    </w:p>
    <w:p w14:paraId="55620214" w14:textId="77777777" w:rsidR="00E70C63" w:rsidRDefault="00E70C63" w:rsidP="006E55F0">
      <w:pPr>
        <w:pStyle w:val="ListParagraph"/>
        <w:numPr>
          <w:ilvl w:val="0"/>
          <w:numId w:val="0"/>
        </w:numPr>
        <w:ind w:left="720"/>
        <w:rPr>
          <w:color w:val="222222"/>
        </w:rPr>
      </w:pPr>
    </w:p>
    <w:p w14:paraId="7B47371E" w14:textId="77777777" w:rsidR="00981ADF" w:rsidRDefault="00981ADF" w:rsidP="006E55F0">
      <w:pPr>
        <w:pStyle w:val="ListParagraph"/>
        <w:numPr>
          <w:ilvl w:val="0"/>
          <w:numId w:val="0"/>
        </w:numPr>
        <w:ind w:left="720"/>
        <w:rPr>
          <w:color w:val="222222"/>
        </w:rPr>
      </w:pPr>
    </w:p>
    <w:p w14:paraId="5BE75075" w14:textId="08878D04" w:rsidR="006E55F0" w:rsidRDefault="00D74043" w:rsidP="00D74043">
      <w:pPr>
        <w:pStyle w:val="ListParagraph"/>
        <w:numPr>
          <w:ilvl w:val="0"/>
          <w:numId w:val="19"/>
        </w:numPr>
        <w:rPr>
          <w:color w:val="222222"/>
        </w:rPr>
      </w:pPr>
      <w:r>
        <w:rPr>
          <w:color w:val="222222"/>
        </w:rPr>
        <w:t xml:space="preserve">Select </w:t>
      </w:r>
      <w:r w:rsidR="00207370">
        <w:rPr>
          <w:b/>
          <w:color w:val="222222"/>
        </w:rPr>
        <w:t xml:space="preserve">Add to Project </w:t>
      </w:r>
      <w:r w:rsidR="004C3735">
        <w:rPr>
          <w:color w:val="222222"/>
        </w:rPr>
        <w:t>button to create the application in the project.</w:t>
      </w:r>
    </w:p>
    <w:p w14:paraId="53398F25" w14:textId="435FE7D5" w:rsidR="00644EC8" w:rsidRDefault="007D2229" w:rsidP="00644EC8">
      <w:pPr>
        <w:pStyle w:val="ListParagraph"/>
        <w:numPr>
          <w:ilvl w:val="0"/>
          <w:numId w:val="0"/>
        </w:numPr>
        <w:ind w:left="720"/>
        <w:rPr>
          <w:color w:val="222222"/>
        </w:rPr>
      </w:pPr>
      <w:r>
        <w:rPr>
          <w:noProof/>
        </w:rPr>
        <w:drawing>
          <wp:inline distT="0" distB="0" distL="0" distR="0" wp14:anchorId="514D9E9C" wp14:editId="100200B5">
            <wp:extent cx="5943600" cy="29286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8620"/>
                    </a:xfrm>
                    <a:prstGeom prst="rect">
                      <a:avLst/>
                    </a:prstGeom>
                  </pic:spPr>
                </pic:pic>
              </a:graphicData>
            </a:graphic>
          </wp:inline>
        </w:drawing>
      </w:r>
    </w:p>
    <w:p w14:paraId="40711EED" w14:textId="77777777" w:rsidR="00E70C63" w:rsidRPr="008E44D7" w:rsidRDefault="00E70C63" w:rsidP="000E68EE">
      <w:pPr>
        <w:rPr>
          <w:color w:val="222222"/>
        </w:rPr>
      </w:pPr>
    </w:p>
    <w:p w14:paraId="58A05DB7" w14:textId="43578207" w:rsidR="006A36AF" w:rsidRPr="006C6F3A" w:rsidRDefault="0029439D" w:rsidP="002A1E4C">
      <w:pPr>
        <w:pStyle w:val="ListParagraph"/>
        <w:numPr>
          <w:ilvl w:val="0"/>
          <w:numId w:val="19"/>
        </w:numPr>
        <w:ind w:right="-810"/>
        <w:rPr>
          <w:color w:val="222222"/>
        </w:rPr>
      </w:pPr>
      <w:r>
        <w:rPr>
          <w:color w:val="222222"/>
        </w:rPr>
        <w:t xml:space="preserve">Select </w:t>
      </w:r>
      <w:r w:rsidRPr="00F519B5">
        <w:rPr>
          <w:b/>
          <w:color w:val="222222"/>
        </w:rPr>
        <w:t>.NET</w:t>
      </w:r>
      <w:r>
        <w:rPr>
          <w:color w:val="222222"/>
        </w:rPr>
        <w:t xml:space="preserve"> </w:t>
      </w:r>
      <w:r w:rsidR="00F519B5">
        <w:rPr>
          <w:color w:val="222222"/>
        </w:rPr>
        <w:t xml:space="preserve">in the </w:t>
      </w:r>
      <w:r w:rsidR="00F519B5" w:rsidRPr="00F519B5">
        <w:rPr>
          <w:b/>
          <w:color w:val="222222"/>
        </w:rPr>
        <w:t>Browse Catalog</w:t>
      </w:r>
      <w:r w:rsidR="00F519B5">
        <w:rPr>
          <w:b/>
          <w:color w:val="222222"/>
        </w:rPr>
        <w:t xml:space="preserve"> </w:t>
      </w:r>
    </w:p>
    <w:p w14:paraId="168412E7" w14:textId="77777777" w:rsidR="006C6F3A" w:rsidRPr="006C6F3A" w:rsidRDefault="006C6F3A" w:rsidP="006C6F3A">
      <w:pPr>
        <w:ind w:left="360" w:right="-810"/>
        <w:rPr>
          <w:color w:val="222222"/>
        </w:rPr>
      </w:pPr>
    </w:p>
    <w:p w14:paraId="28E87F6F" w14:textId="6BD88B71" w:rsidR="0029439D" w:rsidRDefault="0029439D" w:rsidP="0029439D">
      <w:pPr>
        <w:ind w:left="720"/>
        <w:rPr>
          <w:color w:val="222222"/>
        </w:rPr>
      </w:pPr>
      <w:r>
        <w:rPr>
          <w:noProof/>
        </w:rPr>
        <w:drawing>
          <wp:inline distT="0" distB="0" distL="0" distR="0" wp14:anchorId="6CCD10A2" wp14:editId="28178E4E">
            <wp:extent cx="5943600" cy="2515870"/>
            <wp:effectExtent l="19050" t="19050" r="1905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5870"/>
                    </a:xfrm>
                    <a:prstGeom prst="rect">
                      <a:avLst/>
                    </a:prstGeom>
                    <a:ln>
                      <a:solidFill>
                        <a:schemeClr val="bg1">
                          <a:lumMod val="85000"/>
                        </a:schemeClr>
                      </a:solidFill>
                    </a:ln>
                  </pic:spPr>
                </pic:pic>
              </a:graphicData>
            </a:graphic>
          </wp:inline>
        </w:drawing>
      </w:r>
    </w:p>
    <w:p w14:paraId="1A2D3AED" w14:textId="77777777" w:rsidR="008E44D7" w:rsidRDefault="008E44D7" w:rsidP="000E68EE">
      <w:pPr>
        <w:rPr>
          <w:color w:val="222222"/>
        </w:rPr>
      </w:pPr>
    </w:p>
    <w:p w14:paraId="6D6A61BD" w14:textId="79B674F4" w:rsidR="00BA0DFE" w:rsidRDefault="002A1E4C" w:rsidP="00BA0DFE">
      <w:pPr>
        <w:pStyle w:val="ListParagraph"/>
        <w:numPr>
          <w:ilvl w:val="0"/>
          <w:numId w:val="19"/>
        </w:numPr>
        <w:rPr>
          <w:color w:val="222222"/>
        </w:rPr>
      </w:pPr>
      <w:r>
        <w:rPr>
          <w:color w:val="222222"/>
        </w:rPr>
        <w:t xml:space="preserve">Now, click on </w:t>
      </w:r>
      <w:r>
        <w:rPr>
          <w:b/>
          <w:color w:val="222222"/>
        </w:rPr>
        <w:t>S</w:t>
      </w:r>
      <w:r w:rsidRPr="00254AF8">
        <w:rPr>
          <w:b/>
          <w:color w:val="222222"/>
        </w:rPr>
        <w:t>elect</w:t>
      </w:r>
      <w:r>
        <w:rPr>
          <w:b/>
          <w:color w:val="222222"/>
        </w:rPr>
        <w:t xml:space="preserve"> </w:t>
      </w:r>
      <w:r w:rsidRPr="00E92185">
        <w:rPr>
          <w:color w:val="222222"/>
        </w:rPr>
        <w:t>button</w:t>
      </w:r>
      <w:r>
        <w:rPr>
          <w:b/>
          <w:color w:val="222222"/>
        </w:rPr>
        <w:t xml:space="preserve"> </w:t>
      </w:r>
      <w:r w:rsidRPr="004A0A58">
        <w:rPr>
          <w:color w:val="222222"/>
        </w:rPr>
        <w:t>in</w:t>
      </w:r>
      <w:r>
        <w:rPr>
          <w:color w:val="222222"/>
        </w:rPr>
        <w:t xml:space="preserve"> </w:t>
      </w:r>
      <w:r w:rsidRPr="004A0A58">
        <w:rPr>
          <w:b/>
          <w:color w:val="222222"/>
        </w:rPr>
        <w:t>.NET Core + MSSQL (Persistent)</w:t>
      </w:r>
      <w:r w:rsidR="000C48A2">
        <w:rPr>
          <w:color w:val="222222"/>
        </w:rPr>
        <w:t>.</w:t>
      </w:r>
    </w:p>
    <w:p w14:paraId="67B1A0AF" w14:textId="61CA3ABA" w:rsidR="000C48A2" w:rsidRPr="002A1E4C" w:rsidRDefault="00F331BA" w:rsidP="00A11E12">
      <w:pPr>
        <w:pStyle w:val="ListParagraph"/>
        <w:numPr>
          <w:ilvl w:val="0"/>
          <w:numId w:val="0"/>
        </w:numPr>
        <w:ind w:left="720" w:right="-720"/>
        <w:rPr>
          <w:color w:val="222222"/>
        </w:rPr>
      </w:pPr>
      <w:r>
        <w:rPr>
          <w:color w:val="222222"/>
        </w:rPr>
        <w:t xml:space="preserve">The </w:t>
      </w:r>
      <w:r w:rsidRPr="004A0A58">
        <w:rPr>
          <w:b/>
          <w:color w:val="222222"/>
        </w:rPr>
        <w:t>.NET Core + MSSQL (Persistent)</w:t>
      </w:r>
      <w:r>
        <w:rPr>
          <w:color w:val="222222"/>
        </w:rPr>
        <w:t xml:space="preserve"> </w:t>
      </w:r>
      <w:r w:rsidR="00A11E12">
        <w:rPr>
          <w:color w:val="222222"/>
        </w:rPr>
        <w:t xml:space="preserve">is application template which will run two containers on OpenShift Container Platform, </w:t>
      </w:r>
      <w:r w:rsidR="00A57ECA">
        <w:rPr>
          <w:color w:val="222222"/>
        </w:rPr>
        <w:t xml:space="preserve">one with </w:t>
      </w:r>
      <w:r w:rsidR="00A11E12">
        <w:rPr>
          <w:color w:val="222222"/>
        </w:rPr>
        <w:t xml:space="preserve">the </w:t>
      </w:r>
      <w:r w:rsidR="009D00E7">
        <w:rPr>
          <w:color w:val="222222"/>
        </w:rPr>
        <w:t>front-end</w:t>
      </w:r>
      <w:r w:rsidR="00A11E12">
        <w:rPr>
          <w:color w:val="222222"/>
        </w:rPr>
        <w:t xml:space="preserve"> application</w:t>
      </w:r>
      <w:r w:rsidR="00A57ECA">
        <w:rPr>
          <w:color w:val="222222"/>
        </w:rPr>
        <w:t>, which</w:t>
      </w:r>
      <w:r w:rsidR="00A11E12">
        <w:rPr>
          <w:color w:val="222222"/>
        </w:rPr>
        <w:t xml:space="preserve"> </w:t>
      </w:r>
      <w:r w:rsidR="00DD7298">
        <w:rPr>
          <w:color w:val="222222"/>
        </w:rPr>
        <w:t xml:space="preserve">is </w:t>
      </w:r>
      <w:r w:rsidR="00A57ECA">
        <w:rPr>
          <w:color w:val="222222"/>
        </w:rPr>
        <w:t xml:space="preserve">a </w:t>
      </w:r>
      <w:r w:rsidR="00DD7298">
        <w:rPr>
          <w:color w:val="222222"/>
        </w:rPr>
        <w:t xml:space="preserve">sample application </w:t>
      </w:r>
      <w:r w:rsidR="00A11E12">
        <w:rPr>
          <w:color w:val="222222"/>
        </w:rPr>
        <w:t>buil</w:t>
      </w:r>
      <w:r w:rsidR="00A57ECA">
        <w:rPr>
          <w:color w:val="222222"/>
        </w:rPr>
        <w:t>t</w:t>
      </w:r>
      <w:r w:rsidR="00A11E12">
        <w:rPr>
          <w:color w:val="222222"/>
        </w:rPr>
        <w:t xml:space="preserve"> </w:t>
      </w:r>
      <w:r w:rsidR="00553D3C">
        <w:rPr>
          <w:color w:val="222222"/>
        </w:rPr>
        <w:t>using</w:t>
      </w:r>
      <w:r w:rsidR="00A11E12">
        <w:rPr>
          <w:color w:val="222222"/>
        </w:rPr>
        <w:t xml:space="preserve"> </w:t>
      </w:r>
      <w:r w:rsidR="00E75644">
        <w:rPr>
          <w:color w:val="222222"/>
        </w:rPr>
        <w:t>.NET Core 1.0</w:t>
      </w:r>
      <w:r w:rsidR="001F71C4">
        <w:rPr>
          <w:color w:val="222222"/>
        </w:rPr>
        <w:t xml:space="preserve"> which will connect with SQL Server container</w:t>
      </w:r>
      <w:r w:rsidR="003870B2">
        <w:rPr>
          <w:color w:val="222222"/>
        </w:rPr>
        <w:t xml:space="preserve"> to store and retrieve records</w:t>
      </w:r>
      <w:r w:rsidR="00E75644">
        <w:rPr>
          <w:color w:val="222222"/>
        </w:rPr>
        <w:t xml:space="preserve">. </w:t>
      </w:r>
    </w:p>
    <w:p w14:paraId="0C17771E" w14:textId="748E1FDE" w:rsidR="002A1E4C" w:rsidRDefault="00030A76" w:rsidP="0097393A">
      <w:pPr>
        <w:pStyle w:val="ListParagraph"/>
        <w:numPr>
          <w:ilvl w:val="0"/>
          <w:numId w:val="0"/>
        </w:numPr>
        <w:ind w:left="720"/>
        <w:rPr>
          <w:color w:val="222222"/>
        </w:rPr>
      </w:pPr>
      <w:r>
        <w:rPr>
          <w:noProof/>
        </w:rPr>
        <w:lastRenderedPageBreak/>
        <w:drawing>
          <wp:inline distT="0" distB="0" distL="0" distR="0" wp14:anchorId="0B6978F2" wp14:editId="09601C14">
            <wp:extent cx="5943600" cy="3189605"/>
            <wp:effectExtent l="19050" t="19050" r="19050"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a:ln>
                      <a:solidFill>
                        <a:schemeClr val="bg1">
                          <a:lumMod val="85000"/>
                        </a:schemeClr>
                      </a:solidFill>
                    </a:ln>
                  </pic:spPr>
                </pic:pic>
              </a:graphicData>
            </a:graphic>
          </wp:inline>
        </w:drawing>
      </w:r>
    </w:p>
    <w:p w14:paraId="649153B9" w14:textId="03A71834" w:rsidR="009662E2" w:rsidRDefault="009662E2" w:rsidP="000E68EE">
      <w:pPr>
        <w:rPr>
          <w:color w:val="222222"/>
        </w:rPr>
      </w:pPr>
    </w:p>
    <w:p w14:paraId="21C77D5E" w14:textId="77777777" w:rsidR="006861D4" w:rsidRDefault="009662E2" w:rsidP="000E68EE">
      <w:pPr>
        <w:pStyle w:val="ListParagraph"/>
        <w:numPr>
          <w:ilvl w:val="0"/>
          <w:numId w:val="19"/>
        </w:numPr>
        <w:ind w:right="0"/>
        <w:rPr>
          <w:color w:val="222222"/>
        </w:rPr>
      </w:pPr>
      <w:r>
        <w:rPr>
          <w:color w:val="222222"/>
        </w:rPr>
        <w:t xml:space="preserve">Notice the </w:t>
      </w:r>
      <w:r w:rsidR="00514055">
        <w:rPr>
          <w:color w:val="222222"/>
        </w:rPr>
        <w:t xml:space="preserve">Docker Images </w:t>
      </w:r>
      <w:r w:rsidR="00086DF9">
        <w:rPr>
          <w:color w:val="222222"/>
        </w:rPr>
        <w:t>used by .NET Core + MSSQL (Persistent) template.</w:t>
      </w:r>
      <w:r w:rsidR="00A12CA4">
        <w:rPr>
          <w:color w:val="222222"/>
        </w:rPr>
        <w:t xml:space="preserve"> </w:t>
      </w:r>
    </w:p>
    <w:p w14:paraId="133900CB" w14:textId="7D21395D" w:rsidR="00D87B27" w:rsidRDefault="00A12CA4" w:rsidP="000E68EE">
      <w:pPr>
        <w:pStyle w:val="ListParagraph"/>
        <w:numPr>
          <w:ilvl w:val="0"/>
          <w:numId w:val="0"/>
        </w:numPr>
        <w:ind w:left="720" w:right="0"/>
        <w:rPr>
          <w:color w:val="222222"/>
        </w:rPr>
      </w:pPr>
      <w:r>
        <w:rPr>
          <w:color w:val="222222"/>
        </w:rPr>
        <w:t xml:space="preserve">The </w:t>
      </w:r>
      <w:r w:rsidRPr="000E68EE">
        <w:rPr>
          <w:b/>
          <w:color w:val="222222"/>
        </w:rPr>
        <w:t>registry.acess.redhat.com/dotnet/dotnetcore-10-rhel7:1.0</w:t>
      </w:r>
      <w:r>
        <w:rPr>
          <w:color w:val="222222"/>
        </w:rPr>
        <w:t xml:space="preserve"> image is used to run and host front-end application that’s created on .NET Core 1.0 platform.</w:t>
      </w:r>
      <w:r w:rsidR="006861D4">
        <w:rPr>
          <w:color w:val="222222"/>
        </w:rPr>
        <w:t xml:space="preserve"> </w:t>
      </w:r>
    </w:p>
    <w:p w14:paraId="7EA2AA27" w14:textId="21414242" w:rsidR="006861D4" w:rsidRPr="000E68EE" w:rsidRDefault="003F72E9" w:rsidP="000E68EE">
      <w:pPr>
        <w:pStyle w:val="ListParagraph"/>
        <w:numPr>
          <w:ilvl w:val="0"/>
          <w:numId w:val="0"/>
        </w:numPr>
        <w:ind w:left="720" w:right="0"/>
        <w:rPr>
          <w:color w:val="222222"/>
        </w:rPr>
      </w:pPr>
      <w:r>
        <w:rPr>
          <w:color w:val="222222"/>
        </w:rPr>
        <w:t xml:space="preserve">The </w:t>
      </w:r>
      <w:r w:rsidRPr="000E68EE">
        <w:rPr>
          <w:b/>
          <w:color w:val="222222"/>
        </w:rPr>
        <w:t>microsoft/mssql-server-linux</w:t>
      </w:r>
      <w:r>
        <w:rPr>
          <w:color w:val="222222"/>
        </w:rPr>
        <w:t xml:space="preserve"> </w:t>
      </w:r>
      <w:r w:rsidR="003E0791">
        <w:rPr>
          <w:color w:val="222222"/>
        </w:rPr>
        <w:t xml:space="preserve">image is used to run container hosted MSSQL Server on OpenShift. </w:t>
      </w:r>
      <w:r>
        <w:rPr>
          <w:color w:val="222222"/>
        </w:rPr>
        <w:t xml:space="preserve"> </w:t>
      </w:r>
    </w:p>
    <w:p w14:paraId="11001282" w14:textId="6912FB1E" w:rsidR="00D87B27" w:rsidRPr="000E68EE" w:rsidRDefault="00D87B27">
      <w:pPr>
        <w:pStyle w:val="ListParagraph"/>
        <w:numPr>
          <w:ilvl w:val="0"/>
          <w:numId w:val="0"/>
        </w:numPr>
        <w:ind w:left="720"/>
        <w:rPr>
          <w:color w:val="222222"/>
        </w:rPr>
      </w:pPr>
      <w:r>
        <w:rPr>
          <w:noProof/>
        </w:rPr>
        <w:drawing>
          <wp:inline distT="0" distB="0" distL="0" distR="0" wp14:anchorId="18389FFB" wp14:editId="3B13C937">
            <wp:extent cx="4191000" cy="20002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2000250"/>
                    </a:xfrm>
                    <a:prstGeom prst="rect">
                      <a:avLst/>
                    </a:prstGeom>
                    <a:ln>
                      <a:solidFill>
                        <a:schemeClr val="bg1">
                          <a:lumMod val="75000"/>
                        </a:schemeClr>
                      </a:solidFill>
                    </a:ln>
                  </pic:spPr>
                </pic:pic>
              </a:graphicData>
            </a:graphic>
          </wp:inline>
        </w:drawing>
      </w:r>
    </w:p>
    <w:p w14:paraId="03DEBD63" w14:textId="77777777" w:rsidR="00D81E35" w:rsidRPr="000E68EE" w:rsidRDefault="00D81E35" w:rsidP="000E68EE">
      <w:pPr>
        <w:rPr>
          <w:color w:val="222222"/>
        </w:rPr>
      </w:pPr>
    </w:p>
    <w:p w14:paraId="03AB0DBA" w14:textId="50EF21B4" w:rsidR="009B4D50" w:rsidRDefault="00410EE6" w:rsidP="00EB385F">
      <w:pPr>
        <w:pStyle w:val="ListParagraph"/>
        <w:numPr>
          <w:ilvl w:val="0"/>
          <w:numId w:val="19"/>
        </w:numPr>
        <w:ind w:right="-810"/>
        <w:rPr>
          <w:color w:val="222222"/>
        </w:rPr>
      </w:pPr>
      <w:r>
        <w:rPr>
          <w:color w:val="222222"/>
        </w:rPr>
        <w:t xml:space="preserve">On the </w:t>
      </w:r>
      <w:r w:rsidRPr="004A0A58">
        <w:rPr>
          <w:b/>
          <w:color w:val="222222"/>
        </w:rPr>
        <w:t>.NET Core + MSSQL (Persistent)</w:t>
      </w:r>
      <w:r>
        <w:rPr>
          <w:b/>
          <w:color w:val="222222"/>
        </w:rPr>
        <w:t xml:space="preserve"> </w:t>
      </w:r>
      <w:r>
        <w:rPr>
          <w:color w:val="222222"/>
        </w:rPr>
        <w:t xml:space="preserve">application parameter </w:t>
      </w:r>
      <w:r w:rsidR="00FA055B">
        <w:rPr>
          <w:color w:val="222222"/>
        </w:rPr>
        <w:t>section</w:t>
      </w:r>
      <w:r w:rsidR="0047376C">
        <w:rPr>
          <w:color w:val="222222"/>
        </w:rPr>
        <w:t>, scroll down</w:t>
      </w:r>
      <w:r w:rsidR="00D9531C">
        <w:rPr>
          <w:color w:val="222222"/>
        </w:rPr>
        <w:t xml:space="preserve"> and set the </w:t>
      </w:r>
      <w:r w:rsidR="00D9531C" w:rsidRPr="00517313">
        <w:rPr>
          <w:b/>
          <w:color w:val="222222"/>
        </w:rPr>
        <w:t>*Database Password</w:t>
      </w:r>
      <w:r w:rsidR="00D9531C">
        <w:rPr>
          <w:color w:val="222222"/>
        </w:rPr>
        <w:t xml:space="preserve"> parameter value. </w:t>
      </w:r>
      <w:r w:rsidR="007C3EDD">
        <w:rPr>
          <w:color w:val="222222"/>
        </w:rPr>
        <w:t>Leave the other parameter values as default.</w:t>
      </w:r>
    </w:p>
    <w:p w14:paraId="0A3B61EC" w14:textId="3E053D05" w:rsidR="00084F39" w:rsidRDefault="00283B19" w:rsidP="00084F39">
      <w:pPr>
        <w:pStyle w:val="ListParagraph"/>
        <w:numPr>
          <w:ilvl w:val="0"/>
          <w:numId w:val="0"/>
        </w:numPr>
        <w:ind w:left="720"/>
        <w:rPr>
          <w:color w:val="222222"/>
        </w:rPr>
      </w:pPr>
      <w:r>
        <w:rPr>
          <w:noProof/>
        </w:rPr>
        <w:lastRenderedPageBreak/>
        <w:drawing>
          <wp:inline distT="0" distB="0" distL="0" distR="0" wp14:anchorId="6A02B4F1" wp14:editId="1824CC21">
            <wp:extent cx="5943600" cy="2957195"/>
            <wp:effectExtent l="19050" t="19050" r="19050"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84"/>
                    <a:stretch/>
                  </pic:blipFill>
                  <pic:spPr bwMode="auto">
                    <a:xfrm>
                      <a:off x="0" y="0"/>
                      <a:ext cx="5943600" cy="295719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091221" w14:textId="00ECDA59" w:rsidR="00F643A8" w:rsidRPr="004A396F" w:rsidRDefault="00904E01" w:rsidP="000E68EE">
      <w:pPr>
        <w:pStyle w:val="ListParagraph"/>
        <w:numPr>
          <w:ilvl w:val="0"/>
          <w:numId w:val="0"/>
        </w:numPr>
        <w:ind w:left="720" w:right="-810"/>
      </w:pPr>
      <w:r w:rsidRPr="005C4A0E">
        <w:rPr>
          <w:b/>
          <w:color w:val="222222"/>
        </w:rPr>
        <w:t>NOTE</w:t>
      </w:r>
      <w:r>
        <w:rPr>
          <w:color w:val="222222"/>
        </w:rPr>
        <w:t xml:space="preserve">: </w:t>
      </w:r>
      <w:r w:rsidRPr="00904E01">
        <w:rPr>
          <w:color w:val="222222"/>
        </w:rPr>
        <w:t xml:space="preserve">Make sure to specify a strong password (Minimum length 8 characters, including uppercase and lowercase letters, base 10 digits and/or non-alphanumeric symbols). For this lab use the </w:t>
      </w:r>
      <w:r w:rsidRPr="007221D6">
        <w:rPr>
          <w:b/>
          <w:color w:val="222222"/>
        </w:rPr>
        <w:t>P@ssw0rd</w:t>
      </w:r>
      <w:r w:rsidRPr="00904E01">
        <w:rPr>
          <w:color w:val="222222"/>
        </w:rPr>
        <w:t xml:space="preserve"> as password.</w:t>
      </w:r>
    </w:p>
    <w:p w14:paraId="0CD89297" w14:textId="39AEFE89" w:rsidR="00F643A8" w:rsidRDefault="00A864A4" w:rsidP="00F643A8">
      <w:pPr>
        <w:pStyle w:val="ListParagraph"/>
        <w:numPr>
          <w:ilvl w:val="0"/>
          <w:numId w:val="19"/>
        </w:numPr>
        <w:ind w:right="-810"/>
        <w:rPr>
          <w:color w:val="222222"/>
        </w:rPr>
      </w:pPr>
      <w:r>
        <w:rPr>
          <w:color w:val="222222"/>
        </w:rPr>
        <w:t xml:space="preserve">Scroll down and click on </w:t>
      </w:r>
      <w:r w:rsidRPr="00A12F34">
        <w:rPr>
          <w:b/>
          <w:color w:val="222222"/>
        </w:rPr>
        <w:t>Create</w:t>
      </w:r>
      <w:r>
        <w:rPr>
          <w:color w:val="222222"/>
        </w:rPr>
        <w:t xml:space="preserve"> button.</w:t>
      </w:r>
    </w:p>
    <w:p w14:paraId="44339ED1" w14:textId="60D75738" w:rsidR="00E53656" w:rsidRPr="000E68EE" w:rsidRDefault="00A733FA" w:rsidP="000E68EE">
      <w:pPr>
        <w:pStyle w:val="ListParagraph"/>
        <w:numPr>
          <w:ilvl w:val="0"/>
          <w:numId w:val="19"/>
        </w:numPr>
        <w:ind w:right="-810"/>
        <w:rPr>
          <w:color w:val="222222"/>
        </w:rPr>
      </w:pPr>
      <w:r>
        <w:rPr>
          <w:color w:val="222222"/>
        </w:rPr>
        <w:t xml:space="preserve">On the </w:t>
      </w:r>
      <w:r>
        <w:rPr>
          <w:b/>
          <w:color w:val="222222"/>
        </w:rPr>
        <w:t xml:space="preserve">Application created </w:t>
      </w:r>
      <w:r>
        <w:rPr>
          <w:color w:val="222222"/>
        </w:rPr>
        <w:t>screen, click on</w:t>
      </w:r>
      <w:r w:rsidR="00527A4E">
        <w:rPr>
          <w:color w:val="222222"/>
        </w:rPr>
        <w:t xml:space="preserve"> </w:t>
      </w:r>
      <w:r w:rsidR="00EB15F2">
        <w:rPr>
          <w:b/>
          <w:color w:val="222222"/>
        </w:rPr>
        <w:t xml:space="preserve">Continue </w:t>
      </w:r>
      <w:r w:rsidR="00527A4E">
        <w:rPr>
          <w:b/>
          <w:color w:val="222222"/>
        </w:rPr>
        <w:t>to overview</w:t>
      </w:r>
      <w:r w:rsidR="003202A2">
        <w:rPr>
          <w:color w:val="222222"/>
        </w:rPr>
        <w:t xml:space="preserve"> link to view the status of application containers.</w:t>
      </w:r>
    </w:p>
    <w:p w14:paraId="11A56AD0" w14:textId="0FA67171" w:rsidR="00E53656" w:rsidRDefault="00DC34FD" w:rsidP="00E53656">
      <w:pPr>
        <w:pStyle w:val="ListParagraph"/>
        <w:numPr>
          <w:ilvl w:val="0"/>
          <w:numId w:val="0"/>
        </w:numPr>
        <w:ind w:left="720" w:right="-810"/>
        <w:rPr>
          <w:color w:val="222222"/>
        </w:rPr>
      </w:pPr>
      <w:r>
        <w:rPr>
          <w:noProof/>
        </w:rPr>
        <w:drawing>
          <wp:inline distT="0" distB="0" distL="0" distR="0" wp14:anchorId="15D7FBA1" wp14:editId="6DAC0FD1">
            <wp:extent cx="5943600" cy="19824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46"/>
                    <a:stretch/>
                  </pic:blipFill>
                  <pic:spPr bwMode="auto">
                    <a:xfrm>
                      <a:off x="0" y="0"/>
                      <a:ext cx="5943600" cy="198247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E5531C4" w14:textId="77777777" w:rsidR="00D81E35" w:rsidRPr="000E68EE" w:rsidRDefault="00D81E35" w:rsidP="000E68EE">
      <w:pPr>
        <w:ind w:right="-810"/>
        <w:rPr>
          <w:color w:val="222222"/>
        </w:rPr>
      </w:pPr>
    </w:p>
    <w:p w14:paraId="24E98134" w14:textId="4039DB0E" w:rsidR="001A7AE6" w:rsidRDefault="001A7AE6" w:rsidP="009A0DF5">
      <w:pPr>
        <w:pStyle w:val="ListParagraph"/>
        <w:numPr>
          <w:ilvl w:val="0"/>
          <w:numId w:val="19"/>
        </w:numPr>
        <w:ind w:right="-810"/>
        <w:rPr>
          <w:color w:val="222222"/>
        </w:rPr>
      </w:pPr>
      <w:r>
        <w:rPr>
          <w:color w:val="222222"/>
        </w:rPr>
        <w:t xml:space="preserve">On the </w:t>
      </w:r>
      <w:r w:rsidRPr="000E68EE">
        <w:rPr>
          <w:b/>
          <w:color w:val="222222"/>
        </w:rPr>
        <w:t>Overview</w:t>
      </w:r>
      <w:r w:rsidR="009A0DF5">
        <w:rPr>
          <w:color w:val="222222"/>
        </w:rPr>
        <w:t xml:space="preserve"> page, notice </w:t>
      </w:r>
      <w:r w:rsidR="00534BF6">
        <w:rPr>
          <w:color w:val="222222"/>
        </w:rPr>
        <w:t>that</w:t>
      </w:r>
      <w:r w:rsidR="009A0DF5">
        <w:rPr>
          <w:color w:val="222222"/>
        </w:rPr>
        <w:t xml:space="preserve"> two different services</w:t>
      </w:r>
      <w:r w:rsidR="002F1D92">
        <w:rPr>
          <w:color w:val="222222"/>
        </w:rPr>
        <w:t xml:space="preserve"> are created</w:t>
      </w:r>
      <w:r w:rsidR="00EB15F2">
        <w:rPr>
          <w:color w:val="222222"/>
        </w:rPr>
        <w:t>,</w:t>
      </w:r>
      <w:r w:rsidR="009A0DF5">
        <w:rPr>
          <w:color w:val="222222"/>
        </w:rPr>
        <w:t xml:space="preserve"> </w:t>
      </w:r>
      <w:r w:rsidR="009A0DF5" w:rsidRPr="000E68EE">
        <w:rPr>
          <w:b/>
          <w:color w:val="222222"/>
        </w:rPr>
        <w:t>dotnet-mssql</w:t>
      </w:r>
      <w:r w:rsidR="009A0DF5">
        <w:rPr>
          <w:b/>
          <w:color w:val="222222"/>
        </w:rPr>
        <w:t xml:space="preserve"> </w:t>
      </w:r>
      <w:r w:rsidR="009A0DF5">
        <w:rPr>
          <w:color w:val="222222"/>
        </w:rPr>
        <w:t xml:space="preserve">and </w:t>
      </w:r>
      <w:r w:rsidR="00534BF6" w:rsidRPr="000E68EE">
        <w:rPr>
          <w:b/>
          <w:color w:val="222222"/>
        </w:rPr>
        <w:t>mssql</w:t>
      </w:r>
      <w:r w:rsidR="002F1D92">
        <w:rPr>
          <w:color w:val="222222"/>
        </w:rPr>
        <w:t xml:space="preserve">. </w:t>
      </w:r>
      <w:r w:rsidR="00AB5A61">
        <w:rPr>
          <w:color w:val="222222"/>
        </w:rPr>
        <w:t xml:space="preserve">The </w:t>
      </w:r>
      <w:r w:rsidR="009449E4">
        <w:rPr>
          <w:color w:val="222222"/>
        </w:rPr>
        <w:t xml:space="preserve">.NET Core application </w:t>
      </w:r>
      <w:r w:rsidR="00160CFA">
        <w:rPr>
          <w:color w:val="222222"/>
        </w:rPr>
        <w:t xml:space="preserve">container will run in </w:t>
      </w:r>
      <w:r w:rsidR="00160CFA" w:rsidRPr="006623C8">
        <w:rPr>
          <w:b/>
          <w:color w:val="222222"/>
        </w:rPr>
        <w:t>dotnet-mssql</w:t>
      </w:r>
      <w:r w:rsidR="00160CFA">
        <w:rPr>
          <w:b/>
          <w:color w:val="222222"/>
        </w:rPr>
        <w:t xml:space="preserve"> </w:t>
      </w:r>
      <w:r w:rsidR="00160CFA">
        <w:rPr>
          <w:color w:val="222222"/>
        </w:rPr>
        <w:t xml:space="preserve">and SQL Server container will run in </w:t>
      </w:r>
      <w:r w:rsidR="00160CFA" w:rsidRPr="00160CFA">
        <w:rPr>
          <w:b/>
          <w:color w:val="222222"/>
        </w:rPr>
        <w:t>mssql</w:t>
      </w:r>
      <w:r w:rsidR="00160CFA">
        <w:rPr>
          <w:color w:val="222222"/>
        </w:rPr>
        <w:t xml:space="preserve">. </w:t>
      </w:r>
    </w:p>
    <w:p w14:paraId="06447BC8" w14:textId="3F3BF271" w:rsidR="00904E01" w:rsidRDefault="009446A9" w:rsidP="00380301">
      <w:pPr>
        <w:pStyle w:val="ListParagraph"/>
        <w:numPr>
          <w:ilvl w:val="0"/>
          <w:numId w:val="19"/>
        </w:numPr>
        <w:ind w:right="-810"/>
        <w:rPr>
          <w:color w:val="222222"/>
        </w:rPr>
      </w:pPr>
      <w:r>
        <w:rPr>
          <w:color w:val="222222"/>
        </w:rPr>
        <w:t xml:space="preserve">Within a minute, </w:t>
      </w:r>
      <w:r w:rsidR="00E2582E">
        <w:rPr>
          <w:b/>
          <w:color w:val="222222"/>
        </w:rPr>
        <w:t>mssql</w:t>
      </w:r>
      <w:r w:rsidR="00E2582E">
        <w:rPr>
          <w:color w:val="222222"/>
        </w:rPr>
        <w:t xml:space="preserve"> container </w:t>
      </w:r>
      <w:r w:rsidR="009B3B21">
        <w:rPr>
          <w:color w:val="222222"/>
        </w:rPr>
        <w:t>will</w:t>
      </w:r>
      <w:r w:rsidR="00EB15F2">
        <w:rPr>
          <w:color w:val="222222"/>
        </w:rPr>
        <w:t xml:space="preserve"> be</w:t>
      </w:r>
      <w:r w:rsidR="009B3B21">
        <w:rPr>
          <w:color w:val="222222"/>
        </w:rPr>
        <w:t xml:space="preserve"> </w:t>
      </w:r>
      <w:r w:rsidR="00E2582E">
        <w:rPr>
          <w:color w:val="222222"/>
        </w:rPr>
        <w:t>up and running as specified in below scre</w:t>
      </w:r>
      <w:r w:rsidR="00806BFD">
        <w:rPr>
          <w:color w:val="222222"/>
        </w:rPr>
        <w:t xml:space="preserve">en. Whereas, the </w:t>
      </w:r>
      <w:r w:rsidR="00806BFD" w:rsidRPr="00AB4CF2">
        <w:rPr>
          <w:b/>
          <w:color w:val="222222"/>
        </w:rPr>
        <w:t>dotnet-mssql</w:t>
      </w:r>
      <w:r w:rsidR="0045424C">
        <w:rPr>
          <w:color w:val="222222"/>
        </w:rPr>
        <w:t xml:space="preserve"> container will take 2-3 minutes to build and deploy application.  </w:t>
      </w:r>
    </w:p>
    <w:p w14:paraId="2A0B5C46" w14:textId="7FF12EA0" w:rsidR="00F2784B" w:rsidRDefault="00F2784B" w:rsidP="00F2784B">
      <w:pPr>
        <w:pStyle w:val="ListParagraph"/>
        <w:numPr>
          <w:ilvl w:val="0"/>
          <w:numId w:val="0"/>
        </w:numPr>
        <w:ind w:left="720" w:right="-810"/>
        <w:rPr>
          <w:color w:val="222222"/>
        </w:rPr>
      </w:pPr>
      <w:commentRangeStart w:id="71"/>
      <w:r>
        <w:rPr>
          <w:color w:val="222222"/>
        </w:rPr>
        <w:t xml:space="preserve">The front-end application source code is available at </w:t>
      </w:r>
      <w:hyperlink r:id="rId27" w:history="1">
        <w:r w:rsidR="00846D07" w:rsidRPr="003C782C">
          <w:rPr>
            <w:rStyle w:val="Hyperlink"/>
          </w:rPr>
          <w:t>https://github.com/click2cloud/dotnet-core-mssql-app</w:t>
        </w:r>
      </w:hyperlink>
      <w:commentRangeEnd w:id="71"/>
      <w:r w:rsidR="000F5293">
        <w:rPr>
          <w:rStyle w:val="CommentReference"/>
        </w:rPr>
        <w:commentReference w:id="71"/>
      </w:r>
      <w:r w:rsidR="00846D07">
        <w:rPr>
          <w:color w:val="222222"/>
        </w:rPr>
        <w:t xml:space="preserve">. </w:t>
      </w:r>
    </w:p>
    <w:p w14:paraId="239F4D9A" w14:textId="0E21D259" w:rsidR="002A279C" w:rsidRDefault="002A279C" w:rsidP="002A279C">
      <w:pPr>
        <w:pStyle w:val="ListParagraph"/>
        <w:numPr>
          <w:ilvl w:val="0"/>
          <w:numId w:val="0"/>
        </w:numPr>
        <w:ind w:left="720"/>
        <w:rPr>
          <w:color w:val="222222"/>
        </w:rPr>
      </w:pPr>
      <w:r>
        <w:rPr>
          <w:noProof/>
        </w:rPr>
        <w:lastRenderedPageBreak/>
        <w:drawing>
          <wp:inline distT="0" distB="0" distL="0" distR="0" wp14:anchorId="460B9A15" wp14:editId="1EC53227">
            <wp:extent cx="5943600" cy="2638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8425"/>
                    </a:xfrm>
                    <a:prstGeom prst="rect">
                      <a:avLst/>
                    </a:prstGeom>
                  </pic:spPr>
                </pic:pic>
              </a:graphicData>
            </a:graphic>
          </wp:inline>
        </w:drawing>
      </w:r>
    </w:p>
    <w:p w14:paraId="428F5216" w14:textId="77777777" w:rsidR="002A279C" w:rsidRPr="000E68EE" w:rsidRDefault="002A279C" w:rsidP="000E68EE">
      <w:pPr>
        <w:ind w:left="820" w:hanging="360"/>
        <w:rPr>
          <w:color w:val="222222"/>
        </w:rPr>
      </w:pPr>
    </w:p>
    <w:p w14:paraId="27B78BC5" w14:textId="3EB541F5" w:rsidR="001E39D3" w:rsidRDefault="00EB15F2" w:rsidP="000E68EE">
      <w:pPr>
        <w:pStyle w:val="ListParagraph"/>
        <w:numPr>
          <w:ilvl w:val="0"/>
          <w:numId w:val="19"/>
        </w:numPr>
        <w:ind w:right="-540"/>
        <w:rPr>
          <w:color w:val="222222"/>
        </w:rPr>
      </w:pPr>
      <w:r>
        <w:rPr>
          <w:color w:val="222222"/>
        </w:rPr>
        <w:t>N</w:t>
      </w:r>
      <w:r w:rsidR="001E39D3">
        <w:rPr>
          <w:color w:val="222222"/>
        </w:rPr>
        <w:t xml:space="preserve">ext, we will </w:t>
      </w:r>
      <w:r w:rsidR="00E67322">
        <w:rPr>
          <w:color w:val="222222"/>
        </w:rPr>
        <w:t xml:space="preserve">do the mssql container port forwarding and will </w:t>
      </w:r>
      <w:r w:rsidR="001E39D3">
        <w:rPr>
          <w:color w:val="222222"/>
        </w:rPr>
        <w:t>connect with the SQL Server for creating database and tables.</w:t>
      </w:r>
    </w:p>
    <w:p w14:paraId="73A9F4BC" w14:textId="42C4FBAC" w:rsidR="001B414E" w:rsidRDefault="001E39D3" w:rsidP="001E39D3">
      <w:pPr>
        <w:rPr>
          <w:color w:val="222222"/>
        </w:rPr>
      </w:pPr>
      <w:r w:rsidRPr="001E39D3">
        <w:rPr>
          <w:color w:val="222222"/>
        </w:rPr>
        <w:t xml:space="preserve"> </w:t>
      </w:r>
    </w:p>
    <w:p w14:paraId="1821614E" w14:textId="19F7BF71" w:rsidR="000D1260" w:rsidRDefault="00705488" w:rsidP="000D1260">
      <w:pPr>
        <w:pStyle w:val="Heading1"/>
        <w:rPr>
          <w:lang w:eastAsia="ja-JP"/>
        </w:rPr>
      </w:pPr>
      <w:bookmarkStart w:id="72" w:name="_Toc481513002"/>
      <w:r>
        <w:t>Openshift Port-F</w:t>
      </w:r>
      <w:r w:rsidR="0081756B">
        <w:t xml:space="preserve">orwarding </w:t>
      </w:r>
      <w:r w:rsidR="00125E26">
        <w:t xml:space="preserve">from </w:t>
      </w:r>
      <w:r w:rsidR="0081756B">
        <w:t>MSSQL Container</w:t>
      </w:r>
      <w:bookmarkEnd w:id="72"/>
    </w:p>
    <w:p w14:paraId="255CE077" w14:textId="2E0A028F" w:rsidR="00242D34" w:rsidRDefault="00494E25" w:rsidP="000E68EE">
      <w:pPr>
        <w:ind w:right="-720"/>
        <w:rPr>
          <w:color w:val="222222"/>
          <w:sz w:val="20"/>
        </w:rPr>
      </w:pPr>
      <w:r w:rsidRPr="006675E5">
        <w:rPr>
          <w:color w:val="222222"/>
          <w:sz w:val="20"/>
        </w:rPr>
        <w:t xml:space="preserve">This section covers instructions to </w:t>
      </w:r>
      <w:r w:rsidR="00B72CB0">
        <w:rPr>
          <w:color w:val="222222"/>
          <w:sz w:val="20"/>
        </w:rPr>
        <w:t xml:space="preserve">forward port </w:t>
      </w:r>
      <w:r w:rsidR="0081756B">
        <w:rPr>
          <w:color w:val="222222"/>
          <w:sz w:val="20"/>
        </w:rPr>
        <w:t>of mssql container running on OpenShift to localhost</w:t>
      </w:r>
      <w:r w:rsidR="002C24D1">
        <w:rPr>
          <w:color w:val="222222"/>
          <w:sz w:val="20"/>
        </w:rPr>
        <w:t>.</w:t>
      </w:r>
    </w:p>
    <w:p w14:paraId="05733127" w14:textId="77777777" w:rsidR="00242D34" w:rsidRDefault="00242D34" w:rsidP="00E56B7B">
      <w:pPr>
        <w:rPr>
          <w:color w:val="222222"/>
          <w:sz w:val="20"/>
        </w:rPr>
      </w:pPr>
    </w:p>
    <w:p w14:paraId="335169B3" w14:textId="5110F281" w:rsidR="000062D9" w:rsidRPr="000E68EE" w:rsidRDefault="00076CC1" w:rsidP="000E68EE">
      <w:pPr>
        <w:pStyle w:val="ListParagraph"/>
        <w:numPr>
          <w:ilvl w:val="0"/>
          <w:numId w:val="20"/>
        </w:numPr>
        <w:ind w:right="0"/>
        <w:rPr>
          <w:color w:val="222222"/>
        </w:rPr>
      </w:pPr>
      <w:r>
        <w:rPr>
          <w:color w:val="222222"/>
        </w:rPr>
        <w:t xml:space="preserve">To </w:t>
      </w:r>
      <w:r w:rsidR="0081756B">
        <w:rPr>
          <w:color w:val="222222"/>
        </w:rPr>
        <w:t>do the port-forwarding of mssql container running on OpenShift</w:t>
      </w:r>
      <w:r>
        <w:rPr>
          <w:color w:val="222222"/>
        </w:rPr>
        <w:t>, f</w:t>
      </w:r>
      <w:r w:rsidR="00BA23F0">
        <w:rPr>
          <w:color w:val="222222"/>
        </w:rPr>
        <w:t xml:space="preserve">irst run the </w:t>
      </w:r>
      <w:r w:rsidR="00BA23F0" w:rsidRPr="00067722">
        <w:rPr>
          <w:b/>
          <w:color w:val="222222"/>
        </w:rPr>
        <w:t>02-port-forward</w:t>
      </w:r>
      <w:r w:rsidR="002248FE">
        <w:rPr>
          <w:b/>
          <w:color w:val="222222"/>
        </w:rPr>
        <w:t>.bat</w:t>
      </w:r>
      <w:r w:rsidR="00BA23F0">
        <w:rPr>
          <w:color w:val="222222"/>
        </w:rPr>
        <w:t xml:space="preserve"> batch file available in </w:t>
      </w:r>
      <w:r w:rsidR="00BA23F0" w:rsidRPr="002452DD">
        <w:rPr>
          <w:b/>
          <w:color w:val="222222"/>
        </w:rPr>
        <w:t>Lab-Scripts</w:t>
      </w:r>
      <w:r w:rsidR="00BA23F0">
        <w:rPr>
          <w:color w:val="222222"/>
        </w:rPr>
        <w:t xml:space="preserve"> folder on </w:t>
      </w:r>
      <w:r w:rsidR="00BA23F0" w:rsidRPr="002452DD">
        <w:rPr>
          <w:b/>
          <w:color w:val="222222"/>
        </w:rPr>
        <w:t>Desktop</w:t>
      </w:r>
      <w:r w:rsidR="00BA23F0">
        <w:rPr>
          <w:color w:val="222222"/>
        </w:rPr>
        <w:t>.</w:t>
      </w:r>
    </w:p>
    <w:p w14:paraId="7C1374C2" w14:textId="002C35E3" w:rsidR="00150E80" w:rsidRDefault="00150E80" w:rsidP="00004B51">
      <w:pPr>
        <w:ind w:left="720"/>
        <w:rPr>
          <w:noProof/>
        </w:rPr>
      </w:pPr>
    </w:p>
    <w:p w14:paraId="3B1BF100" w14:textId="4D1D4E94" w:rsidR="007E39A0" w:rsidRPr="000E68EE" w:rsidRDefault="007E39A0" w:rsidP="00004B51">
      <w:pPr>
        <w:ind w:left="720"/>
        <w:rPr>
          <w:color w:val="222222"/>
          <w:sz w:val="20"/>
        </w:rPr>
      </w:pPr>
      <w:r w:rsidRPr="000E68EE">
        <w:rPr>
          <w:color w:val="222222"/>
          <w:sz w:val="20"/>
        </w:rPr>
        <w:t>The 02-port-forward.bat file</w:t>
      </w:r>
      <w:r>
        <w:rPr>
          <w:color w:val="222222"/>
          <w:sz w:val="20"/>
        </w:rPr>
        <w:t xml:space="preserve"> runs </w:t>
      </w:r>
      <w:r w:rsidRPr="000E68EE">
        <w:rPr>
          <w:b/>
          <w:color w:val="222222"/>
          <w:sz w:val="20"/>
        </w:rPr>
        <w:t>oc port-forward &lt;pod&gt; &lt;localport&gt;:&lt;remoteport&gt;</w:t>
      </w:r>
      <w:r w:rsidR="00FC0E48">
        <w:rPr>
          <w:color w:val="222222"/>
          <w:sz w:val="20"/>
        </w:rPr>
        <w:t xml:space="preserve"> in background. Click </w:t>
      </w:r>
      <w:hyperlink r:id="rId31" w:history="1">
        <w:r w:rsidR="00FC0E48" w:rsidRPr="00FC0E48">
          <w:rPr>
            <w:rStyle w:val="Hyperlink"/>
            <w:sz w:val="20"/>
          </w:rPr>
          <w:t>here</w:t>
        </w:r>
      </w:hyperlink>
      <w:r w:rsidR="00FC0E48">
        <w:rPr>
          <w:color w:val="222222"/>
          <w:sz w:val="20"/>
        </w:rPr>
        <w:t xml:space="preserve"> to learn more about port-forward command.</w:t>
      </w:r>
    </w:p>
    <w:p w14:paraId="0B92AE7B" w14:textId="12340E71" w:rsidR="000F5293" w:rsidRDefault="00FF3496" w:rsidP="00004B51">
      <w:pPr>
        <w:ind w:left="720"/>
        <w:rPr>
          <w:color w:val="222222"/>
        </w:rPr>
      </w:pPr>
      <w:r w:rsidRPr="00FF3496">
        <w:rPr>
          <w:noProof/>
        </w:rPr>
        <w:t xml:space="preserve"> </w:t>
      </w:r>
      <w:r>
        <w:rPr>
          <w:noProof/>
        </w:rPr>
        <w:drawing>
          <wp:inline distT="0" distB="0" distL="0" distR="0" wp14:anchorId="51E68635" wp14:editId="5C1E3F6D">
            <wp:extent cx="5943600" cy="191325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13255"/>
                    </a:xfrm>
                    <a:prstGeom prst="rect">
                      <a:avLst/>
                    </a:prstGeom>
                    <a:ln>
                      <a:solidFill>
                        <a:schemeClr val="bg1">
                          <a:lumMod val="85000"/>
                        </a:schemeClr>
                      </a:solidFill>
                    </a:ln>
                  </pic:spPr>
                </pic:pic>
              </a:graphicData>
            </a:graphic>
          </wp:inline>
        </w:drawing>
      </w:r>
    </w:p>
    <w:p w14:paraId="0F32EF8F" w14:textId="77777777" w:rsidR="00675145" w:rsidRPr="00004B51" w:rsidRDefault="00675145" w:rsidP="00004B51">
      <w:pPr>
        <w:ind w:left="720"/>
        <w:rPr>
          <w:color w:val="222222"/>
        </w:rPr>
      </w:pPr>
    </w:p>
    <w:p w14:paraId="2EFA944E" w14:textId="6BE15AAD" w:rsidR="001B414E" w:rsidRDefault="003C01DC" w:rsidP="000E68EE">
      <w:pPr>
        <w:pStyle w:val="ListParagraph"/>
        <w:numPr>
          <w:ilvl w:val="0"/>
          <w:numId w:val="20"/>
        </w:numPr>
        <w:ind w:right="0"/>
        <w:rPr>
          <w:color w:val="222222"/>
        </w:rPr>
      </w:pPr>
      <w:r>
        <w:rPr>
          <w:color w:val="222222"/>
        </w:rPr>
        <w:t xml:space="preserve">You will see below output in </w:t>
      </w:r>
      <w:r w:rsidRPr="005A11A3">
        <w:rPr>
          <w:b/>
          <w:color w:val="222222"/>
        </w:rPr>
        <w:t>Command Prompt</w:t>
      </w:r>
      <w:r>
        <w:rPr>
          <w:color w:val="222222"/>
        </w:rPr>
        <w:t>, once port is forwarded successfully.</w:t>
      </w:r>
    </w:p>
    <w:p w14:paraId="3F609349" w14:textId="782987FD" w:rsidR="003C01DC" w:rsidRDefault="003C01DC" w:rsidP="003C01DC">
      <w:pPr>
        <w:pStyle w:val="ListParagraph"/>
        <w:numPr>
          <w:ilvl w:val="0"/>
          <w:numId w:val="0"/>
        </w:numPr>
        <w:ind w:left="720"/>
        <w:rPr>
          <w:color w:val="222222"/>
        </w:rPr>
      </w:pPr>
      <w:r>
        <w:rPr>
          <w:noProof/>
        </w:rPr>
        <w:lastRenderedPageBreak/>
        <w:drawing>
          <wp:inline distT="0" distB="0" distL="0" distR="0" wp14:anchorId="2C247B3C" wp14:editId="2C596014">
            <wp:extent cx="5106924" cy="15906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11"/>
                    <a:stretch/>
                  </pic:blipFill>
                  <pic:spPr bwMode="auto">
                    <a:xfrm>
                      <a:off x="0" y="0"/>
                      <a:ext cx="5106924" cy="1590675"/>
                    </a:xfrm>
                    <a:prstGeom prst="rect">
                      <a:avLst/>
                    </a:prstGeom>
                    <a:ln>
                      <a:noFill/>
                    </a:ln>
                    <a:extLst>
                      <a:ext uri="{53640926-AAD7-44D8-BBD7-CCE9431645EC}">
                        <a14:shadowObscured xmlns:a14="http://schemas.microsoft.com/office/drawing/2010/main"/>
                      </a:ext>
                    </a:extLst>
                  </pic:spPr>
                </pic:pic>
              </a:graphicData>
            </a:graphic>
          </wp:inline>
        </w:drawing>
      </w:r>
    </w:p>
    <w:p w14:paraId="12999E48" w14:textId="21058F4C" w:rsidR="00E67322" w:rsidRPr="00643D40" w:rsidRDefault="00127315" w:rsidP="000E68EE">
      <w:pPr>
        <w:pStyle w:val="ListParagraph"/>
        <w:numPr>
          <w:ilvl w:val="0"/>
          <w:numId w:val="0"/>
        </w:numPr>
        <w:ind w:left="720" w:right="90"/>
      </w:pPr>
      <w:r w:rsidRPr="002E1695">
        <w:rPr>
          <w:b/>
        </w:rPr>
        <w:t>NOTE</w:t>
      </w:r>
      <w:r w:rsidR="00AF2E81">
        <w:t xml:space="preserve">: Do not close this port-forwarding cmd </w:t>
      </w:r>
      <w:r>
        <w:t>window else the port-forwarding will stop. You should minimize it and follow the next section.</w:t>
      </w:r>
    </w:p>
    <w:p w14:paraId="55895D7D" w14:textId="2A59F637" w:rsidR="00E67322" w:rsidRDefault="00E67322" w:rsidP="00E67322">
      <w:pPr>
        <w:pStyle w:val="Heading1"/>
        <w:rPr>
          <w:lang w:eastAsia="ja-JP"/>
        </w:rPr>
      </w:pPr>
      <w:bookmarkStart w:id="73" w:name="_Toc481513003"/>
      <w:r>
        <w:t>C</w:t>
      </w:r>
      <w:r>
        <w:rPr>
          <w:lang w:eastAsia="ja-JP"/>
        </w:rPr>
        <w:t>onnect to SQL Server Container using SQL Server Management Studio</w:t>
      </w:r>
      <w:bookmarkEnd w:id="73"/>
      <w:r>
        <w:rPr>
          <w:lang w:eastAsia="ja-JP"/>
        </w:rPr>
        <w:t xml:space="preserve"> </w:t>
      </w:r>
    </w:p>
    <w:p w14:paraId="11D47A20" w14:textId="6D57122D" w:rsidR="00E67322" w:rsidRDefault="00E67322" w:rsidP="00E67322">
      <w:pPr>
        <w:rPr>
          <w:color w:val="222222"/>
          <w:sz w:val="20"/>
        </w:rPr>
      </w:pPr>
      <w:r w:rsidRPr="006675E5">
        <w:rPr>
          <w:color w:val="222222"/>
          <w:sz w:val="20"/>
        </w:rPr>
        <w:t xml:space="preserve">This section covers instructions to connect </w:t>
      </w:r>
      <w:r w:rsidR="00972F78">
        <w:rPr>
          <w:color w:val="222222"/>
          <w:sz w:val="20"/>
        </w:rPr>
        <w:t>to</w:t>
      </w:r>
      <w:r w:rsidR="00972F78" w:rsidRPr="006675E5">
        <w:rPr>
          <w:color w:val="222222"/>
          <w:sz w:val="20"/>
        </w:rPr>
        <w:t xml:space="preserve"> </w:t>
      </w:r>
      <w:r w:rsidRPr="006675E5">
        <w:rPr>
          <w:color w:val="222222"/>
          <w:sz w:val="20"/>
        </w:rPr>
        <w:t xml:space="preserve">SQL Server </w:t>
      </w:r>
      <w:r>
        <w:rPr>
          <w:color w:val="222222"/>
          <w:sz w:val="20"/>
        </w:rPr>
        <w:t xml:space="preserve">container </w:t>
      </w:r>
      <w:r w:rsidRPr="006675E5">
        <w:rPr>
          <w:color w:val="222222"/>
          <w:sz w:val="20"/>
        </w:rPr>
        <w:t xml:space="preserve">running on OpenShift Container Platform </w:t>
      </w:r>
      <w:r>
        <w:rPr>
          <w:color w:val="222222"/>
          <w:sz w:val="20"/>
        </w:rPr>
        <w:t>using SQL Server Management Studio.</w:t>
      </w:r>
    </w:p>
    <w:p w14:paraId="6C5A0BF3" w14:textId="77777777" w:rsidR="00E67322" w:rsidRPr="000E68EE" w:rsidRDefault="00E67322" w:rsidP="000E68EE">
      <w:pPr>
        <w:ind w:left="820" w:hanging="360"/>
        <w:rPr>
          <w:color w:val="222222"/>
        </w:rPr>
      </w:pPr>
    </w:p>
    <w:p w14:paraId="6C52E261" w14:textId="006F6DFA" w:rsidR="0030373D" w:rsidRDefault="00355A58" w:rsidP="00E67322">
      <w:pPr>
        <w:pStyle w:val="ListParagraph"/>
        <w:numPr>
          <w:ilvl w:val="0"/>
          <w:numId w:val="23"/>
        </w:numPr>
        <w:rPr>
          <w:color w:val="222222"/>
        </w:rPr>
      </w:pPr>
      <w:r>
        <w:rPr>
          <w:color w:val="222222"/>
        </w:rPr>
        <w:t xml:space="preserve">Now, open the </w:t>
      </w:r>
      <w:r w:rsidR="00890668" w:rsidRPr="00890668">
        <w:rPr>
          <w:b/>
          <w:color w:val="222222"/>
        </w:rPr>
        <w:t>Microsoft SQL Server Management Studio</w:t>
      </w:r>
      <w:r w:rsidR="00890668">
        <w:rPr>
          <w:color w:val="222222"/>
        </w:rPr>
        <w:t xml:space="preserve"> </w:t>
      </w:r>
      <w:r w:rsidR="00962154">
        <w:rPr>
          <w:color w:val="222222"/>
        </w:rPr>
        <w:t>from the Task</w:t>
      </w:r>
      <w:r w:rsidR="00890668">
        <w:rPr>
          <w:color w:val="222222"/>
        </w:rPr>
        <w:t xml:space="preserve">bar. </w:t>
      </w:r>
    </w:p>
    <w:p w14:paraId="4DDACF6F" w14:textId="64AB0D6E" w:rsidR="00962154" w:rsidRDefault="00A746AB" w:rsidP="00962154">
      <w:pPr>
        <w:pStyle w:val="ListParagraph"/>
        <w:numPr>
          <w:ilvl w:val="0"/>
          <w:numId w:val="0"/>
        </w:numPr>
        <w:ind w:left="720"/>
        <w:rPr>
          <w:color w:val="222222"/>
        </w:rPr>
      </w:pPr>
      <w:r w:rsidRPr="00A746AB">
        <w:rPr>
          <w:noProof/>
          <w:color w:val="222222"/>
        </w:rPr>
        <w:drawing>
          <wp:inline distT="0" distB="0" distL="0" distR="0" wp14:anchorId="0581FF36" wp14:editId="13EC2097">
            <wp:extent cx="1514475" cy="962025"/>
            <wp:effectExtent l="0" t="0" r="9525" b="9525"/>
            <wp:docPr id="4" name="Picture 4" descr="C:\Users\kapil.thakkar\Desktop\Microsoft-Demo\docs\Screen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pil.thakkar\Desktop\Microsoft-Demo\docs\Screens\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962025"/>
                    </a:xfrm>
                    <a:prstGeom prst="rect">
                      <a:avLst/>
                    </a:prstGeom>
                    <a:noFill/>
                    <a:ln>
                      <a:noFill/>
                    </a:ln>
                  </pic:spPr>
                </pic:pic>
              </a:graphicData>
            </a:graphic>
          </wp:inline>
        </w:drawing>
      </w:r>
    </w:p>
    <w:p w14:paraId="003467C9" w14:textId="77777777" w:rsidR="00570DB8" w:rsidRPr="000E68EE" w:rsidRDefault="00570DB8" w:rsidP="000E68EE">
      <w:pPr>
        <w:rPr>
          <w:color w:val="222222"/>
        </w:rPr>
      </w:pPr>
    </w:p>
    <w:p w14:paraId="4B398CB9" w14:textId="1AC9E132" w:rsidR="00F950E9" w:rsidRDefault="00032A85" w:rsidP="00E67322">
      <w:pPr>
        <w:pStyle w:val="ListParagraph"/>
        <w:numPr>
          <w:ilvl w:val="0"/>
          <w:numId w:val="23"/>
        </w:numPr>
        <w:tabs>
          <w:tab w:val="left" w:pos="8190"/>
        </w:tabs>
        <w:ind w:right="0"/>
        <w:rPr>
          <w:color w:val="222222"/>
        </w:rPr>
      </w:pPr>
      <w:r>
        <w:rPr>
          <w:color w:val="222222"/>
        </w:rPr>
        <w:t>On the Connect to Server window, t</w:t>
      </w:r>
      <w:r w:rsidR="00F950E9">
        <w:rPr>
          <w:color w:val="222222"/>
        </w:rPr>
        <w:t xml:space="preserve">he </w:t>
      </w:r>
      <w:r w:rsidR="00F950E9" w:rsidRPr="000E68EE">
        <w:rPr>
          <w:b/>
          <w:color w:val="222222"/>
        </w:rPr>
        <w:t>Server name</w:t>
      </w:r>
      <w:r w:rsidR="00F950E9">
        <w:rPr>
          <w:color w:val="222222"/>
        </w:rPr>
        <w:t xml:space="preserve"> is already set to 127.0.0.1. As we have port forward</w:t>
      </w:r>
      <w:r w:rsidR="00972F78">
        <w:rPr>
          <w:color w:val="222222"/>
        </w:rPr>
        <w:t>ed</w:t>
      </w:r>
      <w:r w:rsidR="00F950E9">
        <w:rPr>
          <w:color w:val="222222"/>
        </w:rPr>
        <w:t xml:space="preserve"> the</w:t>
      </w:r>
      <w:r w:rsidR="00F9329C">
        <w:rPr>
          <w:color w:val="222222"/>
        </w:rPr>
        <w:t xml:space="preserve"> SQL Server container port to local </w:t>
      </w:r>
      <w:r w:rsidR="00604D5F">
        <w:rPr>
          <w:color w:val="222222"/>
        </w:rPr>
        <w:t>port, we can connect to server using local IP address i.e. 127.0.0.1.</w:t>
      </w:r>
    </w:p>
    <w:p w14:paraId="0E82455F" w14:textId="1F5C9B3F" w:rsidR="001C4B77" w:rsidRDefault="00032A85" w:rsidP="00E67322">
      <w:pPr>
        <w:pStyle w:val="ListParagraph"/>
        <w:numPr>
          <w:ilvl w:val="0"/>
          <w:numId w:val="23"/>
        </w:numPr>
        <w:tabs>
          <w:tab w:val="left" w:pos="8190"/>
        </w:tabs>
        <w:ind w:right="0"/>
        <w:rPr>
          <w:color w:val="222222"/>
        </w:rPr>
      </w:pPr>
      <w:r>
        <w:rPr>
          <w:color w:val="222222"/>
        </w:rPr>
        <w:t>P</w:t>
      </w:r>
      <w:r w:rsidR="004C7BB5">
        <w:rPr>
          <w:color w:val="222222"/>
        </w:rPr>
        <w:t xml:space="preserve">rovide </w:t>
      </w:r>
      <w:r w:rsidR="00577090">
        <w:rPr>
          <w:color w:val="222222"/>
        </w:rPr>
        <w:t>the</w:t>
      </w:r>
      <w:r w:rsidR="009E5214">
        <w:rPr>
          <w:color w:val="222222"/>
        </w:rPr>
        <w:t xml:space="preserve"> </w:t>
      </w:r>
      <w:r w:rsidR="009E5214" w:rsidRPr="009E5214">
        <w:rPr>
          <w:b/>
          <w:color w:val="222222"/>
        </w:rPr>
        <w:t>P</w:t>
      </w:r>
      <w:r w:rsidR="004C7BB5" w:rsidRPr="009E5214">
        <w:rPr>
          <w:b/>
          <w:color w:val="222222"/>
        </w:rPr>
        <w:t>assword</w:t>
      </w:r>
      <w:r w:rsidR="004C7BB5">
        <w:rPr>
          <w:color w:val="222222"/>
        </w:rPr>
        <w:t xml:space="preserve"> </w:t>
      </w:r>
      <w:r w:rsidR="009E5214">
        <w:rPr>
          <w:color w:val="222222"/>
        </w:rPr>
        <w:t>provided while cre</w:t>
      </w:r>
      <w:r w:rsidR="00E173D2">
        <w:rPr>
          <w:color w:val="222222"/>
        </w:rPr>
        <w:t xml:space="preserve">ating application on OpenShift and click on </w:t>
      </w:r>
      <w:r w:rsidR="00E173D2" w:rsidRPr="00E173D2">
        <w:rPr>
          <w:b/>
          <w:color w:val="222222"/>
        </w:rPr>
        <w:t>Connect</w:t>
      </w:r>
      <w:r w:rsidR="00E173D2">
        <w:rPr>
          <w:color w:val="222222"/>
        </w:rPr>
        <w:t>.</w:t>
      </w:r>
    </w:p>
    <w:p w14:paraId="4836543F" w14:textId="060DFC5E" w:rsidR="00E173D2" w:rsidRDefault="000F00E9" w:rsidP="00E173D2">
      <w:pPr>
        <w:pStyle w:val="ListParagraph"/>
        <w:numPr>
          <w:ilvl w:val="0"/>
          <w:numId w:val="0"/>
        </w:numPr>
        <w:ind w:left="720"/>
        <w:rPr>
          <w:color w:val="222222"/>
        </w:rPr>
      </w:pPr>
      <w:r>
        <w:rPr>
          <w:noProof/>
        </w:rPr>
        <w:lastRenderedPageBreak/>
        <w:drawing>
          <wp:inline distT="0" distB="0" distL="0" distR="0" wp14:anchorId="6197588C" wp14:editId="43A715A7">
            <wp:extent cx="4286250" cy="278130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83"/>
                    <a:stretch/>
                  </pic:blipFill>
                  <pic:spPr bwMode="auto">
                    <a:xfrm>
                      <a:off x="0" y="0"/>
                      <a:ext cx="4286250" cy="27813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3B674F2" w14:textId="77777777" w:rsidR="007D66AF" w:rsidRPr="000E68EE" w:rsidRDefault="007D66AF" w:rsidP="000E68EE">
      <w:pPr>
        <w:rPr>
          <w:color w:val="222222"/>
        </w:rPr>
      </w:pPr>
    </w:p>
    <w:p w14:paraId="2FEF2451" w14:textId="68BB9948" w:rsidR="00462DDC" w:rsidRDefault="009B45EA" w:rsidP="00E67322">
      <w:pPr>
        <w:pStyle w:val="ListParagraph"/>
        <w:numPr>
          <w:ilvl w:val="0"/>
          <w:numId w:val="23"/>
        </w:numPr>
        <w:ind w:right="0"/>
        <w:rPr>
          <w:color w:val="222222"/>
        </w:rPr>
      </w:pPr>
      <w:r>
        <w:rPr>
          <w:color w:val="222222"/>
        </w:rPr>
        <w:t>Verify the connect</w:t>
      </w:r>
      <w:r w:rsidR="00121818">
        <w:rPr>
          <w:color w:val="222222"/>
        </w:rPr>
        <w:t>ion</w:t>
      </w:r>
      <w:r>
        <w:rPr>
          <w:color w:val="222222"/>
        </w:rPr>
        <w:t xml:space="preserve"> is established from</w:t>
      </w:r>
      <w:r w:rsidR="0033334A">
        <w:rPr>
          <w:color w:val="222222"/>
        </w:rPr>
        <w:t xml:space="preserve"> the </w:t>
      </w:r>
      <w:r w:rsidR="0033334A" w:rsidRPr="00CB10CF">
        <w:rPr>
          <w:b/>
          <w:color w:val="222222"/>
        </w:rPr>
        <w:t>Object Explorer</w:t>
      </w:r>
      <w:r w:rsidR="00FF6854">
        <w:rPr>
          <w:b/>
          <w:color w:val="222222"/>
        </w:rPr>
        <w:t xml:space="preserve"> </w:t>
      </w:r>
      <w:r w:rsidR="00FF6854">
        <w:rPr>
          <w:color w:val="222222"/>
        </w:rPr>
        <w:t xml:space="preserve">and </w:t>
      </w:r>
      <w:r w:rsidR="007279A7">
        <w:rPr>
          <w:color w:val="222222"/>
        </w:rPr>
        <w:t xml:space="preserve">select the </w:t>
      </w:r>
      <w:r w:rsidR="007279A7" w:rsidRPr="007279A7">
        <w:rPr>
          <w:b/>
          <w:color w:val="222222"/>
        </w:rPr>
        <w:t>New Query</w:t>
      </w:r>
      <w:r w:rsidR="007279A7">
        <w:rPr>
          <w:color w:val="222222"/>
        </w:rPr>
        <w:t xml:space="preserve"> option</w:t>
      </w:r>
      <w:r w:rsidR="00645547">
        <w:rPr>
          <w:color w:val="222222"/>
        </w:rPr>
        <w:t xml:space="preserve"> from the </w:t>
      </w:r>
      <w:r w:rsidR="00121818">
        <w:rPr>
          <w:color w:val="222222"/>
        </w:rPr>
        <w:t>toolbar</w:t>
      </w:r>
      <w:r w:rsidR="00AC030F">
        <w:rPr>
          <w:color w:val="222222"/>
        </w:rPr>
        <w:t>, type</w:t>
      </w:r>
      <w:r w:rsidR="00645547">
        <w:rPr>
          <w:color w:val="222222"/>
        </w:rPr>
        <w:t xml:space="preserve"> </w:t>
      </w:r>
      <w:r w:rsidR="00645547" w:rsidRPr="000025DB">
        <w:rPr>
          <w:b/>
          <w:color w:val="222222"/>
        </w:rPr>
        <w:t>SELECT @@VERSION</w:t>
      </w:r>
      <w:r w:rsidR="00645547">
        <w:rPr>
          <w:color w:val="222222"/>
        </w:rPr>
        <w:t xml:space="preserve"> </w:t>
      </w:r>
      <w:r w:rsidR="00AC030F">
        <w:rPr>
          <w:color w:val="222222"/>
        </w:rPr>
        <w:t xml:space="preserve">and </w:t>
      </w:r>
      <w:r w:rsidR="00AC030F" w:rsidRPr="00AC030F">
        <w:rPr>
          <w:b/>
          <w:color w:val="222222"/>
        </w:rPr>
        <w:t>Execute</w:t>
      </w:r>
      <w:r w:rsidR="00645547">
        <w:rPr>
          <w:color w:val="222222"/>
        </w:rPr>
        <w:t xml:space="preserve"> to </w:t>
      </w:r>
      <w:r w:rsidR="00332922">
        <w:rPr>
          <w:color w:val="222222"/>
        </w:rPr>
        <w:t>check the SQL Server version as specified in below screen.</w:t>
      </w:r>
    </w:p>
    <w:p w14:paraId="32F87BDD" w14:textId="23894BE0" w:rsidR="00332922" w:rsidRDefault="00EA0F8B" w:rsidP="00332922">
      <w:pPr>
        <w:pStyle w:val="ListParagraph"/>
        <w:numPr>
          <w:ilvl w:val="0"/>
          <w:numId w:val="0"/>
        </w:numPr>
        <w:ind w:left="720"/>
        <w:rPr>
          <w:color w:val="222222"/>
        </w:rPr>
      </w:pPr>
      <w:r>
        <w:rPr>
          <w:noProof/>
        </w:rPr>
        <w:drawing>
          <wp:inline distT="0" distB="0" distL="0" distR="0" wp14:anchorId="6D6CE752" wp14:editId="1B8621A0">
            <wp:extent cx="5943600" cy="3829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9685"/>
                    </a:xfrm>
                    <a:prstGeom prst="rect">
                      <a:avLst/>
                    </a:prstGeom>
                  </pic:spPr>
                </pic:pic>
              </a:graphicData>
            </a:graphic>
          </wp:inline>
        </w:drawing>
      </w:r>
    </w:p>
    <w:p w14:paraId="65309FA6" w14:textId="156983E4" w:rsidR="00F34D35" w:rsidRDefault="00F34D35" w:rsidP="00332922">
      <w:pPr>
        <w:pStyle w:val="ListParagraph"/>
        <w:numPr>
          <w:ilvl w:val="0"/>
          <w:numId w:val="0"/>
        </w:numPr>
        <w:ind w:left="720"/>
        <w:rPr>
          <w:color w:val="222222"/>
        </w:rPr>
      </w:pPr>
    </w:p>
    <w:p w14:paraId="1007E154" w14:textId="77777777" w:rsidR="00202211" w:rsidRDefault="00202211" w:rsidP="000E68EE">
      <w:pPr>
        <w:pStyle w:val="BodyText"/>
      </w:pPr>
    </w:p>
    <w:p w14:paraId="633FFC5E" w14:textId="77777777" w:rsidR="00581E68" w:rsidRDefault="00581E68" w:rsidP="000E68EE">
      <w:pPr>
        <w:pStyle w:val="BodyText"/>
      </w:pPr>
    </w:p>
    <w:p w14:paraId="0ADA88B0" w14:textId="37DE3910" w:rsidR="00127315" w:rsidRDefault="00127315" w:rsidP="00127315">
      <w:pPr>
        <w:pStyle w:val="Heading1"/>
        <w:rPr>
          <w:lang w:eastAsia="ja-JP"/>
        </w:rPr>
      </w:pPr>
      <w:bookmarkStart w:id="74" w:name="_Toc481513004"/>
      <w:r>
        <w:t xml:space="preserve">Create </w:t>
      </w:r>
      <w:r w:rsidR="009B4BAE">
        <w:t>D</w:t>
      </w:r>
      <w:r>
        <w:t>atabase on MSSQL Container</w:t>
      </w:r>
      <w:bookmarkEnd w:id="74"/>
    </w:p>
    <w:p w14:paraId="7CBA7D95" w14:textId="26B16ACA" w:rsidR="00127315" w:rsidRDefault="00127315" w:rsidP="00127315">
      <w:pPr>
        <w:rPr>
          <w:color w:val="222222"/>
          <w:sz w:val="20"/>
        </w:rPr>
      </w:pPr>
      <w:r w:rsidRPr="006675E5">
        <w:rPr>
          <w:color w:val="222222"/>
          <w:sz w:val="20"/>
        </w:rPr>
        <w:t xml:space="preserve">This section covers instructions to </w:t>
      </w:r>
      <w:r>
        <w:rPr>
          <w:color w:val="222222"/>
          <w:sz w:val="20"/>
        </w:rPr>
        <w:t xml:space="preserve">create sample </w:t>
      </w:r>
      <w:r w:rsidRPr="000E68EE">
        <w:rPr>
          <w:b/>
          <w:color w:val="222222"/>
          <w:sz w:val="20"/>
        </w:rPr>
        <w:t>MVCPersonDB</w:t>
      </w:r>
      <w:r>
        <w:rPr>
          <w:color w:val="222222"/>
          <w:sz w:val="20"/>
        </w:rPr>
        <w:t xml:space="preserve"> database</w:t>
      </w:r>
      <w:r w:rsidRPr="006675E5">
        <w:rPr>
          <w:color w:val="222222"/>
          <w:sz w:val="20"/>
        </w:rPr>
        <w:t xml:space="preserve"> </w:t>
      </w:r>
      <w:r>
        <w:rPr>
          <w:color w:val="222222"/>
          <w:sz w:val="20"/>
        </w:rPr>
        <w:t>on</w:t>
      </w:r>
      <w:r w:rsidRPr="006675E5">
        <w:rPr>
          <w:color w:val="222222"/>
          <w:sz w:val="20"/>
        </w:rPr>
        <w:t xml:space="preserve"> SQL Server running on OpenShift Container Platform </w:t>
      </w:r>
      <w:r>
        <w:rPr>
          <w:color w:val="222222"/>
          <w:sz w:val="20"/>
        </w:rPr>
        <w:t>using SQL Server Management Studio.</w:t>
      </w:r>
    </w:p>
    <w:p w14:paraId="383CAD8B" w14:textId="77777777" w:rsidR="00127315" w:rsidRDefault="00127315" w:rsidP="00332922">
      <w:pPr>
        <w:pStyle w:val="ListParagraph"/>
        <w:numPr>
          <w:ilvl w:val="0"/>
          <w:numId w:val="0"/>
        </w:numPr>
        <w:ind w:left="720"/>
        <w:rPr>
          <w:color w:val="222222"/>
        </w:rPr>
      </w:pPr>
    </w:p>
    <w:p w14:paraId="29CC1B14" w14:textId="22532B21" w:rsidR="00855C55" w:rsidRDefault="008E74ED" w:rsidP="000E68EE">
      <w:pPr>
        <w:pStyle w:val="ListParagraph"/>
        <w:numPr>
          <w:ilvl w:val="0"/>
          <w:numId w:val="24"/>
        </w:numPr>
        <w:ind w:right="-630"/>
        <w:rPr>
          <w:color w:val="222222"/>
        </w:rPr>
      </w:pPr>
      <w:r>
        <w:rPr>
          <w:color w:val="222222"/>
        </w:rPr>
        <w:t xml:space="preserve">Now, </w:t>
      </w:r>
      <w:r w:rsidR="009918FF">
        <w:rPr>
          <w:color w:val="222222"/>
        </w:rPr>
        <w:t>double click</w:t>
      </w:r>
      <w:r>
        <w:rPr>
          <w:color w:val="222222"/>
        </w:rPr>
        <w:t xml:space="preserve"> the </w:t>
      </w:r>
      <w:r w:rsidRPr="00F62286">
        <w:rPr>
          <w:b/>
          <w:color w:val="222222"/>
        </w:rPr>
        <w:t>03-PersonDirectory-db-script</w:t>
      </w:r>
      <w:r w:rsidR="001C2580">
        <w:rPr>
          <w:b/>
          <w:color w:val="222222"/>
        </w:rPr>
        <w:t>.sql</w:t>
      </w:r>
      <w:r>
        <w:rPr>
          <w:color w:val="222222"/>
        </w:rPr>
        <w:t xml:space="preserve"> </w:t>
      </w:r>
      <w:r w:rsidR="00493FCD">
        <w:rPr>
          <w:color w:val="222222"/>
        </w:rPr>
        <w:t xml:space="preserve">SQL Script available in </w:t>
      </w:r>
      <w:r w:rsidR="00493FCD" w:rsidRPr="00F62286">
        <w:rPr>
          <w:b/>
          <w:color w:val="222222"/>
        </w:rPr>
        <w:t>Lab-Scripts</w:t>
      </w:r>
      <w:r w:rsidR="00493FCD">
        <w:rPr>
          <w:color w:val="222222"/>
        </w:rPr>
        <w:t xml:space="preserve"> folder on </w:t>
      </w:r>
      <w:r w:rsidR="00493FCD" w:rsidRPr="00FC6CCC">
        <w:rPr>
          <w:b/>
          <w:color w:val="222222"/>
        </w:rPr>
        <w:t>Desktop</w:t>
      </w:r>
      <w:r w:rsidR="00282E41">
        <w:rPr>
          <w:color w:val="222222"/>
        </w:rPr>
        <w:t xml:space="preserve">. This will open </w:t>
      </w:r>
      <w:r w:rsidR="00282E41" w:rsidRPr="00F62286">
        <w:rPr>
          <w:b/>
          <w:color w:val="222222"/>
        </w:rPr>
        <w:t>03-PersonDirectory-db-script</w:t>
      </w:r>
      <w:r w:rsidR="00282E41">
        <w:rPr>
          <w:b/>
          <w:color w:val="222222"/>
        </w:rPr>
        <w:t xml:space="preserve">.sql </w:t>
      </w:r>
      <w:r w:rsidR="00282E41">
        <w:rPr>
          <w:color w:val="222222"/>
        </w:rPr>
        <w:t xml:space="preserve">file in SQL Server Management Studio. </w:t>
      </w:r>
    </w:p>
    <w:p w14:paraId="66F58431" w14:textId="406131B2" w:rsidR="005C4184" w:rsidRPr="000E68EE" w:rsidRDefault="00855C55" w:rsidP="000E68EE">
      <w:pPr>
        <w:pStyle w:val="ListParagraph"/>
        <w:numPr>
          <w:ilvl w:val="0"/>
          <w:numId w:val="0"/>
        </w:numPr>
        <w:ind w:left="720" w:right="-630"/>
        <w:rPr>
          <w:color w:val="222222"/>
        </w:rPr>
      </w:pPr>
      <w:r>
        <w:rPr>
          <w:color w:val="222222"/>
        </w:rPr>
        <w:t xml:space="preserve">The </w:t>
      </w:r>
      <w:r w:rsidRPr="00F62286">
        <w:rPr>
          <w:b/>
          <w:color w:val="222222"/>
        </w:rPr>
        <w:t>03-PersonDirectory-db-script</w:t>
      </w:r>
      <w:r>
        <w:rPr>
          <w:b/>
          <w:color w:val="222222"/>
        </w:rPr>
        <w:t xml:space="preserve">.sql </w:t>
      </w:r>
      <w:r w:rsidR="007D1327">
        <w:rPr>
          <w:color w:val="222222"/>
        </w:rPr>
        <w:t xml:space="preserve">contains scripts to create </w:t>
      </w:r>
      <w:r w:rsidR="007D1327" w:rsidRPr="000E68EE">
        <w:rPr>
          <w:b/>
          <w:color w:val="222222"/>
        </w:rPr>
        <w:t>MVCPersonDB</w:t>
      </w:r>
      <w:r w:rsidR="007D1327">
        <w:rPr>
          <w:color w:val="222222"/>
        </w:rPr>
        <w:t xml:space="preserve"> database and </w:t>
      </w:r>
      <w:r w:rsidR="007D1327" w:rsidRPr="000E68EE">
        <w:rPr>
          <w:b/>
          <w:color w:val="222222"/>
        </w:rPr>
        <w:t>Person</w:t>
      </w:r>
      <w:r w:rsidR="007D1327">
        <w:rPr>
          <w:color w:val="222222"/>
        </w:rPr>
        <w:t xml:space="preserve"> table. It </w:t>
      </w:r>
      <w:r w:rsidR="00972F78">
        <w:rPr>
          <w:color w:val="222222"/>
        </w:rPr>
        <w:t xml:space="preserve">will </w:t>
      </w:r>
      <w:r w:rsidR="007D1327">
        <w:rPr>
          <w:color w:val="222222"/>
        </w:rPr>
        <w:t>also insert records in Person table.</w:t>
      </w:r>
    </w:p>
    <w:p w14:paraId="0B6357EB" w14:textId="47AD6766" w:rsidR="005C4184" w:rsidRDefault="00DB1192" w:rsidP="005C4184">
      <w:pPr>
        <w:pStyle w:val="ListParagraph"/>
        <w:numPr>
          <w:ilvl w:val="0"/>
          <w:numId w:val="0"/>
        </w:numPr>
        <w:ind w:left="720"/>
        <w:rPr>
          <w:color w:val="222222"/>
        </w:rPr>
      </w:pPr>
      <w:r>
        <w:rPr>
          <w:noProof/>
        </w:rPr>
        <w:drawing>
          <wp:inline distT="0" distB="0" distL="0" distR="0" wp14:anchorId="62649F5A" wp14:editId="05D912F9">
            <wp:extent cx="5943600" cy="3495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088"/>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inline>
        </w:drawing>
      </w:r>
    </w:p>
    <w:p w14:paraId="27760437" w14:textId="77777777" w:rsidR="001D2658" w:rsidRPr="000E68EE" w:rsidRDefault="001D2658" w:rsidP="000E68EE">
      <w:pPr>
        <w:rPr>
          <w:color w:val="222222"/>
        </w:rPr>
      </w:pPr>
    </w:p>
    <w:p w14:paraId="213EEBC2" w14:textId="6A455104" w:rsidR="00493FCD" w:rsidRDefault="0062153A" w:rsidP="00127315">
      <w:pPr>
        <w:pStyle w:val="ListParagraph"/>
        <w:numPr>
          <w:ilvl w:val="0"/>
          <w:numId w:val="24"/>
        </w:numPr>
        <w:ind w:right="-810"/>
        <w:rPr>
          <w:color w:val="222222"/>
        </w:rPr>
      </w:pPr>
      <w:r>
        <w:rPr>
          <w:color w:val="222222"/>
        </w:rPr>
        <w:t xml:space="preserve">Click on </w:t>
      </w:r>
      <w:r w:rsidR="001D2658" w:rsidRPr="000E68EE">
        <w:rPr>
          <w:b/>
          <w:color w:val="222222"/>
        </w:rPr>
        <w:t>Execute</w:t>
      </w:r>
      <w:r w:rsidR="001D2658">
        <w:rPr>
          <w:color w:val="222222"/>
        </w:rPr>
        <w:t xml:space="preserve"> button available on tool</w:t>
      </w:r>
      <w:r>
        <w:rPr>
          <w:color w:val="222222"/>
        </w:rPr>
        <w:t>bar of SQL Server Management Studio and verify that scripts are executed successfully.</w:t>
      </w:r>
    </w:p>
    <w:p w14:paraId="2C74ACA8" w14:textId="1E2A455C" w:rsidR="0062153A" w:rsidRDefault="002A0B57" w:rsidP="00127315">
      <w:pPr>
        <w:pStyle w:val="ListParagraph"/>
        <w:numPr>
          <w:ilvl w:val="0"/>
          <w:numId w:val="24"/>
        </w:numPr>
        <w:ind w:right="-810"/>
        <w:rPr>
          <w:color w:val="222222"/>
        </w:rPr>
      </w:pPr>
      <w:r>
        <w:rPr>
          <w:color w:val="222222"/>
        </w:rPr>
        <w:t xml:space="preserve">Now, to verify </w:t>
      </w:r>
      <w:r w:rsidR="00DF2A5B">
        <w:rPr>
          <w:color w:val="222222"/>
        </w:rPr>
        <w:t>whether</w:t>
      </w:r>
      <w:r>
        <w:rPr>
          <w:color w:val="222222"/>
        </w:rPr>
        <w:t xml:space="preserve"> the </w:t>
      </w:r>
      <w:r w:rsidRPr="00F33FF1">
        <w:rPr>
          <w:b/>
          <w:color w:val="222222"/>
        </w:rPr>
        <w:t>MVCPersonDB</w:t>
      </w:r>
      <w:r>
        <w:rPr>
          <w:color w:val="222222"/>
        </w:rPr>
        <w:t xml:space="preserve"> database created</w:t>
      </w:r>
      <w:r w:rsidR="00E627F3">
        <w:rPr>
          <w:color w:val="222222"/>
        </w:rPr>
        <w:t xml:space="preserve"> successfully, expand the </w:t>
      </w:r>
      <w:r w:rsidR="00E627F3" w:rsidRPr="00F33FF1">
        <w:rPr>
          <w:b/>
          <w:color w:val="222222"/>
        </w:rPr>
        <w:t>Databases</w:t>
      </w:r>
      <w:r w:rsidR="00E627F3">
        <w:rPr>
          <w:color w:val="222222"/>
        </w:rPr>
        <w:t xml:space="preserve"> in the</w:t>
      </w:r>
      <w:r>
        <w:rPr>
          <w:color w:val="222222"/>
        </w:rPr>
        <w:t xml:space="preserve"> </w:t>
      </w:r>
      <w:r w:rsidRPr="00F33FF1">
        <w:rPr>
          <w:b/>
          <w:color w:val="222222"/>
        </w:rPr>
        <w:t>Object Expl</w:t>
      </w:r>
      <w:r w:rsidR="00E627F3" w:rsidRPr="00F33FF1">
        <w:rPr>
          <w:b/>
          <w:color w:val="222222"/>
        </w:rPr>
        <w:t>orer</w:t>
      </w:r>
      <w:r w:rsidR="00E627F3">
        <w:rPr>
          <w:color w:val="222222"/>
        </w:rPr>
        <w:t xml:space="preserve"> window available in left panel.</w:t>
      </w:r>
    </w:p>
    <w:p w14:paraId="56B3A640" w14:textId="60EA925A" w:rsidR="00BC4916" w:rsidRDefault="00774AB9" w:rsidP="00774AB9">
      <w:pPr>
        <w:pStyle w:val="ListParagraph"/>
        <w:numPr>
          <w:ilvl w:val="0"/>
          <w:numId w:val="0"/>
        </w:numPr>
        <w:ind w:left="720"/>
        <w:rPr>
          <w:color w:val="222222"/>
        </w:rPr>
      </w:pPr>
      <w:r>
        <w:rPr>
          <w:noProof/>
        </w:rPr>
        <w:lastRenderedPageBreak/>
        <w:drawing>
          <wp:inline distT="0" distB="0" distL="0" distR="0" wp14:anchorId="21FD7777" wp14:editId="1AD49115">
            <wp:extent cx="5943600" cy="3706495"/>
            <wp:effectExtent l="19050" t="19050" r="19050" b="273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6495"/>
                    </a:xfrm>
                    <a:prstGeom prst="rect">
                      <a:avLst/>
                    </a:prstGeom>
                    <a:ln>
                      <a:solidFill>
                        <a:schemeClr val="bg1">
                          <a:lumMod val="85000"/>
                        </a:schemeClr>
                      </a:solidFill>
                    </a:ln>
                  </pic:spPr>
                </pic:pic>
              </a:graphicData>
            </a:graphic>
          </wp:inline>
        </w:drawing>
      </w:r>
    </w:p>
    <w:p w14:paraId="61446789" w14:textId="77777777" w:rsidR="00CC7FA5" w:rsidRPr="000E68EE" w:rsidRDefault="00CC7FA5" w:rsidP="000E68EE">
      <w:pPr>
        <w:rPr>
          <w:color w:val="222222"/>
        </w:rPr>
      </w:pPr>
    </w:p>
    <w:p w14:paraId="4D629A9F" w14:textId="0EFB93A4" w:rsidR="00D9631F" w:rsidRDefault="00D9631F" w:rsidP="00D9631F">
      <w:pPr>
        <w:pStyle w:val="Heading1"/>
        <w:rPr>
          <w:lang w:eastAsia="ja-JP"/>
        </w:rPr>
      </w:pPr>
      <w:bookmarkStart w:id="75" w:name="_Toc481513005"/>
      <w:r>
        <w:t>Browse the MSSQL Container Application</w:t>
      </w:r>
      <w:bookmarkEnd w:id="75"/>
    </w:p>
    <w:p w14:paraId="04E8FCC4" w14:textId="71EF0F68" w:rsidR="00D9631F" w:rsidRDefault="00D9631F" w:rsidP="00D9631F">
      <w:pPr>
        <w:pStyle w:val="ListParagraph"/>
        <w:numPr>
          <w:ilvl w:val="0"/>
          <w:numId w:val="0"/>
        </w:numPr>
        <w:ind w:right="0"/>
        <w:rPr>
          <w:color w:val="222222"/>
        </w:rPr>
      </w:pPr>
      <w:r w:rsidRPr="006675E5">
        <w:rPr>
          <w:color w:val="222222"/>
        </w:rPr>
        <w:t xml:space="preserve">This section covers instructions to </w:t>
      </w:r>
      <w:r>
        <w:rPr>
          <w:color w:val="222222"/>
        </w:rPr>
        <w:t>browse</w:t>
      </w:r>
      <w:r w:rsidR="00EF284C">
        <w:rPr>
          <w:color w:val="222222"/>
        </w:rPr>
        <w:t xml:space="preserve"> </w:t>
      </w:r>
      <w:r>
        <w:rPr>
          <w:color w:val="222222"/>
        </w:rPr>
        <w:t>.NET Core with MSSQL container application running on OpenShift.</w:t>
      </w:r>
    </w:p>
    <w:p w14:paraId="65C8D203" w14:textId="77777777" w:rsidR="00D9631F" w:rsidRPr="000E68EE" w:rsidRDefault="00D9631F" w:rsidP="000E68EE">
      <w:pPr>
        <w:ind w:left="820" w:hanging="360"/>
        <w:rPr>
          <w:color w:val="222222"/>
        </w:rPr>
      </w:pPr>
    </w:p>
    <w:p w14:paraId="2EEECC17" w14:textId="0138A4DF" w:rsidR="00B36D75" w:rsidRPr="00972F78" w:rsidRDefault="009343F6">
      <w:pPr>
        <w:pStyle w:val="ListParagraph"/>
        <w:numPr>
          <w:ilvl w:val="0"/>
          <w:numId w:val="0"/>
        </w:numPr>
        <w:ind w:left="720" w:right="-810"/>
        <w:rPr>
          <w:color w:val="222222"/>
        </w:rPr>
      </w:pPr>
      <w:r w:rsidRPr="00972F78">
        <w:rPr>
          <w:color w:val="222222"/>
        </w:rPr>
        <w:t xml:space="preserve">Now, </w:t>
      </w:r>
      <w:r w:rsidR="00B36D75" w:rsidRPr="00972F78">
        <w:rPr>
          <w:color w:val="222222"/>
        </w:rPr>
        <w:t xml:space="preserve">go back to </w:t>
      </w:r>
      <w:r w:rsidR="00B36D75" w:rsidRPr="00972F78">
        <w:rPr>
          <w:b/>
          <w:color w:val="222222"/>
        </w:rPr>
        <w:t>OpenShift Web Console</w:t>
      </w:r>
      <w:r w:rsidR="00B36D75" w:rsidRPr="00972F78">
        <w:rPr>
          <w:color w:val="222222"/>
        </w:rPr>
        <w:t xml:space="preserve"> and</w:t>
      </w:r>
      <w:r w:rsidR="00613312" w:rsidRPr="00972F78">
        <w:rPr>
          <w:color w:val="222222"/>
        </w:rPr>
        <w:t xml:space="preserve"> </w:t>
      </w:r>
      <w:r w:rsidR="00186128" w:rsidRPr="00972F78">
        <w:rPr>
          <w:color w:val="222222"/>
        </w:rPr>
        <w:t xml:space="preserve">verify whether the </w:t>
      </w:r>
      <w:r w:rsidR="00186128" w:rsidRPr="00972F78">
        <w:rPr>
          <w:b/>
          <w:color w:val="222222"/>
        </w:rPr>
        <w:t>dotnet-mssql</w:t>
      </w:r>
      <w:r w:rsidR="00186128" w:rsidRPr="00972F78">
        <w:rPr>
          <w:color w:val="222222"/>
        </w:rPr>
        <w:t xml:space="preserve"> container is up and running</w:t>
      </w:r>
      <w:r w:rsidR="00972F78" w:rsidRPr="00972F78">
        <w:rPr>
          <w:color w:val="222222"/>
        </w:rPr>
        <w:t xml:space="preserve"> or wait for some time for its running state</w:t>
      </w:r>
      <w:r w:rsidR="008777A5" w:rsidRPr="00972F78">
        <w:rPr>
          <w:color w:val="222222"/>
        </w:rPr>
        <w:t>.</w:t>
      </w:r>
      <w:r w:rsidR="00186128" w:rsidRPr="00972F78">
        <w:rPr>
          <w:color w:val="222222"/>
        </w:rPr>
        <w:t xml:space="preserve"> </w:t>
      </w:r>
      <w:r w:rsidR="00972F78" w:rsidRPr="00972F78">
        <w:rPr>
          <w:color w:val="222222"/>
        </w:rPr>
        <w:t>Once in running state, c</w:t>
      </w:r>
      <w:r w:rsidR="00613312" w:rsidRPr="00972F78">
        <w:rPr>
          <w:color w:val="222222"/>
        </w:rPr>
        <w:t xml:space="preserve">lick on the route URL as shown in the </w:t>
      </w:r>
      <w:r w:rsidR="00CC7FA5" w:rsidRPr="00972F78">
        <w:rPr>
          <w:color w:val="222222"/>
        </w:rPr>
        <w:t xml:space="preserve">below </w:t>
      </w:r>
      <w:r w:rsidR="00613312" w:rsidRPr="00972F78">
        <w:rPr>
          <w:color w:val="222222"/>
        </w:rPr>
        <w:t>screen</w:t>
      </w:r>
      <w:r w:rsidR="00443259" w:rsidRPr="00972F78">
        <w:rPr>
          <w:color w:val="222222"/>
        </w:rPr>
        <w:t xml:space="preserve"> to browse the applicatio</w:t>
      </w:r>
      <w:r w:rsidR="00972F78">
        <w:rPr>
          <w:color w:val="222222"/>
        </w:rPr>
        <w:t>n.</w:t>
      </w:r>
      <w:r w:rsidR="00D9631F">
        <w:rPr>
          <w:noProof/>
        </w:rPr>
        <w:lastRenderedPageBreak/>
        <w:drawing>
          <wp:inline distT="0" distB="0" distL="0" distR="0" wp14:anchorId="2D864228" wp14:editId="282799D7">
            <wp:extent cx="5943600" cy="288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9247" cy="2885639"/>
                    </a:xfrm>
                    <a:prstGeom prst="rect">
                      <a:avLst/>
                    </a:prstGeom>
                  </pic:spPr>
                </pic:pic>
              </a:graphicData>
            </a:graphic>
          </wp:inline>
        </w:drawing>
      </w:r>
    </w:p>
    <w:p w14:paraId="235A685E" w14:textId="77777777" w:rsidR="00CC7FA5" w:rsidRPr="000E68EE" w:rsidRDefault="00CC7FA5" w:rsidP="000E68EE">
      <w:pPr>
        <w:ind w:right="-810"/>
        <w:rPr>
          <w:color w:val="222222"/>
        </w:rPr>
      </w:pPr>
    </w:p>
    <w:p w14:paraId="48583041" w14:textId="3DE2F940" w:rsidR="00DF3AF3" w:rsidRDefault="00DF3AF3" w:rsidP="00D9631F">
      <w:pPr>
        <w:pStyle w:val="ListParagraph"/>
        <w:numPr>
          <w:ilvl w:val="0"/>
          <w:numId w:val="25"/>
        </w:numPr>
        <w:ind w:right="-810"/>
        <w:rPr>
          <w:color w:val="222222"/>
        </w:rPr>
      </w:pPr>
      <w:r>
        <w:rPr>
          <w:color w:val="222222"/>
        </w:rPr>
        <w:t>T</w:t>
      </w:r>
      <w:r w:rsidR="00A97837">
        <w:rPr>
          <w:color w:val="222222"/>
        </w:rPr>
        <w:t>ry inserting new records and verify the data is inserted in database.</w:t>
      </w:r>
      <w:r w:rsidR="00F17185">
        <w:rPr>
          <w:color w:val="222222"/>
        </w:rPr>
        <w:t xml:space="preserve"> This ensures that you have successfully connected to </w:t>
      </w:r>
      <w:r w:rsidR="004D577C">
        <w:rPr>
          <w:color w:val="222222"/>
        </w:rPr>
        <w:t>SQL Server running on OpenShift Container Platform.</w:t>
      </w:r>
    </w:p>
    <w:p w14:paraId="2856BE37" w14:textId="3E955988" w:rsidR="00A97837" w:rsidRDefault="00A97837" w:rsidP="00A97837">
      <w:pPr>
        <w:pStyle w:val="ListParagraph"/>
        <w:numPr>
          <w:ilvl w:val="0"/>
          <w:numId w:val="0"/>
        </w:numPr>
        <w:ind w:left="720" w:right="-810"/>
        <w:rPr>
          <w:color w:val="222222"/>
        </w:rPr>
      </w:pPr>
    </w:p>
    <w:p w14:paraId="02988DA0" w14:textId="784FC2A8" w:rsidR="00851F8E" w:rsidRDefault="0082718D" w:rsidP="00A97837">
      <w:pPr>
        <w:pStyle w:val="ListParagraph"/>
        <w:numPr>
          <w:ilvl w:val="0"/>
          <w:numId w:val="0"/>
        </w:numPr>
        <w:ind w:left="720" w:right="-810"/>
        <w:rPr>
          <w:color w:val="222222"/>
        </w:rPr>
      </w:pPr>
      <w:r>
        <w:rPr>
          <w:noProof/>
        </w:rPr>
        <w:drawing>
          <wp:inline distT="0" distB="0" distL="0" distR="0" wp14:anchorId="26EB975A" wp14:editId="629AF0BB">
            <wp:extent cx="5943600" cy="35725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72510"/>
                    </a:xfrm>
                    <a:prstGeom prst="rect">
                      <a:avLst/>
                    </a:prstGeom>
                  </pic:spPr>
                </pic:pic>
              </a:graphicData>
            </a:graphic>
          </wp:inline>
        </w:drawing>
      </w:r>
    </w:p>
    <w:p w14:paraId="46747824" w14:textId="77777777" w:rsidR="008157F0" w:rsidRPr="000E68EE" w:rsidRDefault="008157F0" w:rsidP="000E68EE">
      <w:pPr>
        <w:ind w:right="-810"/>
        <w:rPr>
          <w:color w:val="222222"/>
        </w:rPr>
      </w:pPr>
    </w:p>
    <w:p w14:paraId="430B9FCC" w14:textId="7519A140" w:rsidR="008157F0" w:rsidRDefault="008157F0" w:rsidP="00A97837">
      <w:pPr>
        <w:pStyle w:val="ListParagraph"/>
        <w:numPr>
          <w:ilvl w:val="0"/>
          <w:numId w:val="0"/>
        </w:numPr>
        <w:ind w:left="720" w:right="-810"/>
        <w:rPr>
          <w:b/>
          <w:color w:val="222222"/>
        </w:rPr>
      </w:pPr>
      <w:r>
        <w:rPr>
          <w:color w:val="222222"/>
        </w:rPr>
        <w:t>You have successfully completed</w:t>
      </w:r>
      <w:r w:rsidR="00972F78">
        <w:rPr>
          <w:color w:val="222222"/>
        </w:rPr>
        <w:t xml:space="preserve"> the</w:t>
      </w:r>
      <w:r>
        <w:rPr>
          <w:color w:val="222222"/>
        </w:rPr>
        <w:t xml:space="preserve"> </w:t>
      </w:r>
      <w:r w:rsidRPr="007221D6">
        <w:rPr>
          <w:color w:val="222222"/>
        </w:rPr>
        <w:t>Lab</w:t>
      </w:r>
      <w:r w:rsidRPr="008157F0">
        <w:rPr>
          <w:b/>
          <w:color w:val="222222"/>
        </w:rPr>
        <w:t xml:space="preserve"> Run SQL Server in OpenShift Container Platform</w:t>
      </w:r>
      <w:r>
        <w:rPr>
          <w:b/>
          <w:color w:val="222222"/>
        </w:rPr>
        <w:t>.</w:t>
      </w:r>
    </w:p>
    <w:p w14:paraId="7D31CD6F" w14:textId="1618C122" w:rsidR="008157F0" w:rsidRPr="008157F0" w:rsidRDefault="008157F0" w:rsidP="00A97837">
      <w:pPr>
        <w:pStyle w:val="ListParagraph"/>
        <w:numPr>
          <w:ilvl w:val="0"/>
          <w:numId w:val="0"/>
        </w:numPr>
        <w:ind w:left="720" w:right="-810"/>
        <w:rPr>
          <w:color w:val="222222"/>
        </w:rPr>
      </w:pPr>
      <w:r w:rsidRPr="008157F0">
        <w:rPr>
          <w:color w:val="222222"/>
        </w:rPr>
        <w:t>Thank You…</w:t>
      </w:r>
    </w:p>
    <w:sectPr w:rsidR="008157F0" w:rsidRPr="008157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Kapil Thakkar" w:date="2017-04-29T02:13:00Z" w:initials="KT">
    <w:p w14:paraId="0D18CC6C" w14:textId="1416F62B" w:rsidR="000F5293" w:rsidRDefault="000F5293">
      <w:pPr>
        <w:pStyle w:val="CommentText"/>
      </w:pPr>
      <w:r>
        <w:rPr>
          <w:rStyle w:val="CommentReference"/>
        </w:rPr>
        <w:annotationRef/>
      </w:r>
      <w:r>
        <w:t>Need to update the github url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18CC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bold">
    <w:altName w:val="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F4E4A"/>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B7A9B"/>
    <w:multiLevelType w:val="multilevel"/>
    <w:tmpl w:val="BB2AD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22EC0"/>
    <w:multiLevelType w:val="hybridMultilevel"/>
    <w:tmpl w:val="59160412"/>
    <w:lvl w:ilvl="0" w:tplc="FCC25E9E">
      <w:start w:val="1"/>
      <w:numFmt w:val="decimal"/>
      <w:lvlText w:val="%1."/>
      <w:lvlJc w:val="left"/>
      <w:pPr>
        <w:ind w:left="720" w:hanging="360"/>
      </w:pPr>
      <w:rPr>
        <w:rFonts w:ascii="segoe-ui_normal" w:hAnsi="segoe-ui_norm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D07FE"/>
    <w:multiLevelType w:val="hybridMultilevel"/>
    <w:tmpl w:val="59160412"/>
    <w:lvl w:ilvl="0" w:tplc="FCC25E9E">
      <w:start w:val="1"/>
      <w:numFmt w:val="decimal"/>
      <w:lvlText w:val="%1."/>
      <w:lvlJc w:val="left"/>
      <w:pPr>
        <w:ind w:left="720" w:hanging="360"/>
      </w:pPr>
      <w:rPr>
        <w:rFonts w:ascii="segoe-ui_normal" w:hAnsi="segoe-ui_norm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008E8"/>
    <w:multiLevelType w:val="hybridMultilevel"/>
    <w:tmpl w:val="3DB2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72175"/>
    <w:multiLevelType w:val="hybridMultilevel"/>
    <w:tmpl w:val="1B642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46CED"/>
    <w:multiLevelType w:val="hybridMultilevel"/>
    <w:tmpl w:val="70864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77F5A"/>
    <w:multiLevelType w:val="hybridMultilevel"/>
    <w:tmpl w:val="3790EE2A"/>
    <w:lvl w:ilvl="0" w:tplc="73D080A0">
      <w:start w:val="1"/>
      <w:numFmt w:val="bullet"/>
      <w:pStyle w:val="ListParagraph"/>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15:restartNumberingAfterBreak="0">
    <w:nsid w:val="1E4734FE"/>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D6F38"/>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552C3"/>
    <w:multiLevelType w:val="multilevel"/>
    <w:tmpl w:val="9E64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086571"/>
    <w:multiLevelType w:val="multilevel"/>
    <w:tmpl w:val="E798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B53133"/>
    <w:multiLevelType w:val="hybridMultilevel"/>
    <w:tmpl w:val="8BBC4084"/>
    <w:lvl w:ilvl="0" w:tplc="D13CA1B0">
      <w:start w:val="1"/>
      <w:numFmt w:val="decimal"/>
      <w:lvlText w:val="%1."/>
      <w:lvlJc w:val="left"/>
      <w:pPr>
        <w:ind w:left="720" w:hanging="360"/>
      </w:pPr>
      <w:rPr>
        <w:rFonts w:ascii="segoe-ui_normal" w:hAnsi="segoe-ui_normal" w:cs="Arial"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040BFD"/>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244060"/>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44AD3"/>
    <w:multiLevelType w:val="hybridMultilevel"/>
    <w:tmpl w:val="65B65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233EE"/>
    <w:multiLevelType w:val="hybridMultilevel"/>
    <w:tmpl w:val="BED2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D3668"/>
    <w:multiLevelType w:val="hybridMultilevel"/>
    <w:tmpl w:val="3B22D47E"/>
    <w:lvl w:ilvl="0" w:tplc="6B46C89A">
      <w:start w:val="1"/>
      <w:numFmt w:val="decimal"/>
      <w:lvlText w:val="%1."/>
      <w:lvlJc w:val="left"/>
      <w:pPr>
        <w:ind w:left="820" w:hanging="360"/>
      </w:pPr>
      <w:rPr>
        <w:rFonts w:hint="default"/>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8" w15:restartNumberingAfterBreak="0">
    <w:nsid w:val="645A2EA9"/>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20663E"/>
    <w:multiLevelType w:val="hybridMultilevel"/>
    <w:tmpl w:val="F260EDF6"/>
    <w:lvl w:ilvl="0" w:tplc="0F60516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9B39BF"/>
    <w:multiLevelType w:val="hybridMultilevel"/>
    <w:tmpl w:val="02385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CB6147"/>
    <w:multiLevelType w:val="hybridMultilevel"/>
    <w:tmpl w:val="F026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03011E"/>
    <w:multiLevelType w:val="hybridMultilevel"/>
    <w:tmpl w:val="3B64EAF0"/>
    <w:lvl w:ilvl="0" w:tplc="57AA805E">
      <w:start w:val="1"/>
      <w:numFmt w:val="bullet"/>
      <w:lvlText w:val="-"/>
      <w:lvlJc w:val="left"/>
      <w:pPr>
        <w:ind w:left="1180" w:hanging="360"/>
      </w:pPr>
      <w:rPr>
        <w:rFonts w:ascii="Segoe UI" w:eastAsia="Segoe UI" w:hAnsi="Segoe UI" w:cs="Segoe UI"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3" w15:restartNumberingAfterBreak="0">
    <w:nsid w:val="7E70726B"/>
    <w:multiLevelType w:val="hybridMultilevel"/>
    <w:tmpl w:val="DFAA1330"/>
    <w:lvl w:ilvl="0" w:tplc="2416DC8C">
      <w:start w:val="1"/>
      <w:numFmt w:val="decimal"/>
      <w:pStyle w:val="Numbering"/>
      <w:lvlText w:val="%1."/>
      <w:lvlJc w:val="left"/>
      <w:pPr>
        <w:ind w:left="820" w:hanging="360"/>
      </w:pPr>
      <w:rPr>
        <w:rFonts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7"/>
  </w:num>
  <w:num w:numId="2">
    <w:abstractNumId w:val="14"/>
  </w:num>
  <w:num w:numId="3">
    <w:abstractNumId w:val="11"/>
  </w:num>
  <w:num w:numId="4">
    <w:abstractNumId w:val="7"/>
  </w:num>
  <w:num w:numId="5">
    <w:abstractNumId w:val="10"/>
  </w:num>
  <w:num w:numId="6">
    <w:abstractNumId w:val="7"/>
  </w:num>
  <w:num w:numId="7">
    <w:abstractNumId w:val="19"/>
  </w:num>
  <w:num w:numId="8">
    <w:abstractNumId w:val="1"/>
  </w:num>
  <w:num w:numId="9">
    <w:abstractNumId w:val="7"/>
  </w:num>
  <w:num w:numId="10">
    <w:abstractNumId w:val="12"/>
  </w:num>
  <w:num w:numId="11">
    <w:abstractNumId w:val="3"/>
  </w:num>
  <w:num w:numId="12">
    <w:abstractNumId w:val="23"/>
  </w:num>
  <w:num w:numId="13">
    <w:abstractNumId w:val="2"/>
  </w:num>
  <w:num w:numId="14">
    <w:abstractNumId w:val="15"/>
  </w:num>
  <w:num w:numId="15">
    <w:abstractNumId w:val="16"/>
  </w:num>
  <w:num w:numId="16">
    <w:abstractNumId w:val="6"/>
  </w:num>
  <w:num w:numId="17">
    <w:abstractNumId w:val="20"/>
  </w:num>
  <w:num w:numId="18">
    <w:abstractNumId w:val="7"/>
  </w:num>
  <w:num w:numId="19">
    <w:abstractNumId w:val="4"/>
  </w:num>
  <w:num w:numId="20">
    <w:abstractNumId w:val="21"/>
  </w:num>
  <w:num w:numId="21">
    <w:abstractNumId w:val="8"/>
  </w:num>
  <w:num w:numId="22">
    <w:abstractNumId w:val="0"/>
  </w:num>
  <w:num w:numId="23">
    <w:abstractNumId w:val="9"/>
  </w:num>
  <w:num w:numId="24">
    <w:abstractNumId w:val="13"/>
  </w:num>
  <w:num w:numId="25">
    <w:abstractNumId w:val="18"/>
  </w:num>
  <w:num w:numId="26">
    <w:abstractNumId w:val="5"/>
  </w:num>
  <w:num w:numId="27">
    <w:abstractNumId w:val="17"/>
  </w:num>
  <w:num w:numId="2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rutika Mendhe">
    <w15:presenceInfo w15:providerId="AD" w15:userId="S-1-5-21-486949694-3710107845-4229536630-1127"/>
  </w15:person>
  <w15:person w15:author="Kapil Thakkar">
    <w15:presenceInfo w15:providerId="AD" w15:userId="S-1-5-21-486949694-3710107845-4229536630-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FC6"/>
    <w:rsid w:val="000025DB"/>
    <w:rsid w:val="00004B51"/>
    <w:rsid w:val="000062D9"/>
    <w:rsid w:val="000071FB"/>
    <w:rsid w:val="000073D3"/>
    <w:rsid w:val="0001032B"/>
    <w:rsid w:val="00022DF3"/>
    <w:rsid w:val="00024065"/>
    <w:rsid w:val="00030A76"/>
    <w:rsid w:val="00031F62"/>
    <w:rsid w:val="0003238D"/>
    <w:rsid w:val="00032A85"/>
    <w:rsid w:val="0003761D"/>
    <w:rsid w:val="00047A8C"/>
    <w:rsid w:val="00053E52"/>
    <w:rsid w:val="000556F7"/>
    <w:rsid w:val="00057C6C"/>
    <w:rsid w:val="00061939"/>
    <w:rsid w:val="000633F3"/>
    <w:rsid w:val="00067722"/>
    <w:rsid w:val="00070307"/>
    <w:rsid w:val="0007465C"/>
    <w:rsid w:val="000755EF"/>
    <w:rsid w:val="000758BA"/>
    <w:rsid w:val="00076CC1"/>
    <w:rsid w:val="0008025A"/>
    <w:rsid w:val="00084ED3"/>
    <w:rsid w:val="00084F39"/>
    <w:rsid w:val="000864F6"/>
    <w:rsid w:val="00086DF9"/>
    <w:rsid w:val="000935CA"/>
    <w:rsid w:val="00097881"/>
    <w:rsid w:val="000A330B"/>
    <w:rsid w:val="000A38BF"/>
    <w:rsid w:val="000B35C8"/>
    <w:rsid w:val="000B69DF"/>
    <w:rsid w:val="000B7431"/>
    <w:rsid w:val="000B7E0D"/>
    <w:rsid w:val="000C239D"/>
    <w:rsid w:val="000C48A2"/>
    <w:rsid w:val="000D1260"/>
    <w:rsid w:val="000D25F7"/>
    <w:rsid w:val="000D3606"/>
    <w:rsid w:val="000D3841"/>
    <w:rsid w:val="000D7399"/>
    <w:rsid w:val="000D74FF"/>
    <w:rsid w:val="000E16FE"/>
    <w:rsid w:val="000E4287"/>
    <w:rsid w:val="000E521A"/>
    <w:rsid w:val="000E643B"/>
    <w:rsid w:val="000E68EE"/>
    <w:rsid w:val="000F00E9"/>
    <w:rsid w:val="000F38F1"/>
    <w:rsid w:val="000F5293"/>
    <w:rsid w:val="00100BB2"/>
    <w:rsid w:val="001017F4"/>
    <w:rsid w:val="00105889"/>
    <w:rsid w:val="00110A5C"/>
    <w:rsid w:val="001131BA"/>
    <w:rsid w:val="0011335F"/>
    <w:rsid w:val="001144F6"/>
    <w:rsid w:val="00115C99"/>
    <w:rsid w:val="00120B91"/>
    <w:rsid w:val="00120F07"/>
    <w:rsid w:val="00121818"/>
    <w:rsid w:val="0012233F"/>
    <w:rsid w:val="001256DC"/>
    <w:rsid w:val="00125E26"/>
    <w:rsid w:val="00126B0D"/>
    <w:rsid w:val="00127315"/>
    <w:rsid w:val="00134241"/>
    <w:rsid w:val="00140BC2"/>
    <w:rsid w:val="0014385C"/>
    <w:rsid w:val="00145454"/>
    <w:rsid w:val="00150E80"/>
    <w:rsid w:val="00153B97"/>
    <w:rsid w:val="001549C0"/>
    <w:rsid w:val="001557E7"/>
    <w:rsid w:val="00157D15"/>
    <w:rsid w:val="00160370"/>
    <w:rsid w:val="00160CFA"/>
    <w:rsid w:val="00161D5D"/>
    <w:rsid w:val="00163735"/>
    <w:rsid w:val="0016525F"/>
    <w:rsid w:val="00170007"/>
    <w:rsid w:val="00170E4A"/>
    <w:rsid w:val="00186128"/>
    <w:rsid w:val="00187882"/>
    <w:rsid w:val="0019705A"/>
    <w:rsid w:val="001A291B"/>
    <w:rsid w:val="001A741B"/>
    <w:rsid w:val="001A7AE6"/>
    <w:rsid w:val="001B117E"/>
    <w:rsid w:val="001B18A2"/>
    <w:rsid w:val="001B414E"/>
    <w:rsid w:val="001B4F35"/>
    <w:rsid w:val="001C2580"/>
    <w:rsid w:val="001C4B77"/>
    <w:rsid w:val="001C6B7F"/>
    <w:rsid w:val="001C7C8F"/>
    <w:rsid w:val="001C7F17"/>
    <w:rsid w:val="001D2658"/>
    <w:rsid w:val="001E0096"/>
    <w:rsid w:val="001E39D3"/>
    <w:rsid w:val="001E7BA4"/>
    <w:rsid w:val="001E7E56"/>
    <w:rsid w:val="001F095C"/>
    <w:rsid w:val="001F3B85"/>
    <w:rsid w:val="001F71C4"/>
    <w:rsid w:val="00202080"/>
    <w:rsid w:val="00202211"/>
    <w:rsid w:val="00207370"/>
    <w:rsid w:val="00213BF1"/>
    <w:rsid w:val="002177BA"/>
    <w:rsid w:val="002200A3"/>
    <w:rsid w:val="002248FE"/>
    <w:rsid w:val="00224C39"/>
    <w:rsid w:val="00231690"/>
    <w:rsid w:val="0023302C"/>
    <w:rsid w:val="002358EB"/>
    <w:rsid w:val="00236D4E"/>
    <w:rsid w:val="00242D34"/>
    <w:rsid w:val="002452DD"/>
    <w:rsid w:val="00246385"/>
    <w:rsid w:val="002501E6"/>
    <w:rsid w:val="002519C4"/>
    <w:rsid w:val="00254AF8"/>
    <w:rsid w:val="00256DD2"/>
    <w:rsid w:val="00262EC1"/>
    <w:rsid w:val="00265D14"/>
    <w:rsid w:val="00266BF0"/>
    <w:rsid w:val="00267B1F"/>
    <w:rsid w:val="00271BE1"/>
    <w:rsid w:val="0027472E"/>
    <w:rsid w:val="00280DD9"/>
    <w:rsid w:val="00280F6B"/>
    <w:rsid w:val="00281AC6"/>
    <w:rsid w:val="00282E41"/>
    <w:rsid w:val="00283B19"/>
    <w:rsid w:val="00291F6C"/>
    <w:rsid w:val="0029439D"/>
    <w:rsid w:val="00294B6C"/>
    <w:rsid w:val="00295654"/>
    <w:rsid w:val="002A02C7"/>
    <w:rsid w:val="002A0913"/>
    <w:rsid w:val="002A0B57"/>
    <w:rsid w:val="002A1E4C"/>
    <w:rsid w:val="002A1F4E"/>
    <w:rsid w:val="002A279C"/>
    <w:rsid w:val="002A415F"/>
    <w:rsid w:val="002A7F8C"/>
    <w:rsid w:val="002B17DF"/>
    <w:rsid w:val="002B18D7"/>
    <w:rsid w:val="002B2834"/>
    <w:rsid w:val="002B560F"/>
    <w:rsid w:val="002B5815"/>
    <w:rsid w:val="002B6A90"/>
    <w:rsid w:val="002C24D1"/>
    <w:rsid w:val="002C46D7"/>
    <w:rsid w:val="002D2AB4"/>
    <w:rsid w:val="002D32D4"/>
    <w:rsid w:val="002D62E8"/>
    <w:rsid w:val="002E1695"/>
    <w:rsid w:val="002E1996"/>
    <w:rsid w:val="002E506C"/>
    <w:rsid w:val="002E6934"/>
    <w:rsid w:val="002F0565"/>
    <w:rsid w:val="002F1D92"/>
    <w:rsid w:val="002F3E09"/>
    <w:rsid w:val="00303310"/>
    <w:rsid w:val="0030373D"/>
    <w:rsid w:val="003104E0"/>
    <w:rsid w:val="00311368"/>
    <w:rsid w:val="003115FC"/>
    <w:rsid w:val="00312EC7"/>
    <w:rsid w:val="003202A2"/>
    <w:rsid w:val="0032369F"/>
    <w:rsid w:val="0032646B"/>
    <w:rsid w:val="00332922"/>
    <w:rsid w:val="0033334A"/>
    <w:rsid w:val="00337189"/>
    <w:rsid w:val="00341040"/>
    <w:rsid w:val="003534C9"/>
    <w:rsid w:val="00355A58"/>
    <w:rsid w:val="00360569"/>
    <w:rsid w:val="00361C0D"/>
    <w:rsid w:val="00365027"/>
    <w:rsid w:val="0036532C"/>
    <w:rsid w:val="00380301"/>
    <w:rsid w:val="003836E8"/>
    <w:rsid w:val="00384E91"/>
    <w:rsid w:val="00385D45"/>
    <w:rsid w:val="003870B2"/>
    <w:rsid w:val="0039497F"/>
    <w:rsid w:val="0039547A"/>
    <w:rsid w:val="00395AB8"/>
    <w:rsid w:val="00396857"/>
    <w:rsid w:val="003A4FB3"/>
    <w:rsid w:val="003B1389"/>
    <w:rsid w:val="003B4896"/>
    <w:rsid w:val="003B55C2"/>
    <w:rsid w:val="003B5DA0"/>
    <w:rsid w:val="003C01DC"/>
    <w:rsid w:val="003D09E9"/>
    <w:rsid w:val="003D1F53"/>
    <w:rsid w:val="003D5434"/>
    <w:rsid w:val="003E007E"/>
    <w:rsid w:val="003E0791"/>
    <w:rsid w:val="003E0F80"/>
    <w:rsid w:val="003E4E6A"/>
    <w:rsid w:val="003E595D"/>
    <w:rsid w:val="003F36A8"/>
    <w:rsid w:val="003F72E9"/>
    <w:rsid w:val="00402377"/>
    <w:rsid w:val="00404285"/>
    <w:rsid w:val="00404503"/>
    <w:rsid w:val="00407DA7"/>
    <w:rsid w:val="00410EE6"/>
    <w:rsid w:val="00416643"/>
    <w:rsid w:val="00416A55"/>
    <w:rsid w:val="00425C65"/>
    <w:rsid w:val="00425D94"/>
    <w:rsid w:val="00432B6F"/>
    <w:rsid w:val="004355E6"/>
    <w:rsid w:val="00443259"/>
    <w:rsid w:val="00446915"/>
    <w:rsid w:val="00451EFA"/>
    <w:rsid w:val="0045424C"/>
    <w:rsid w:val="00456F19"/>
    <w:rsid w:val="00462DDC"/>
    <w:rsid w:val="0046515C"/>
    <w:rsid w:val="00471FB4"/>
    <w:rsid w:val="0047376C"/>
    <w:rsid w:val="00476C4C"/>
    <w:rsid w:val="00493895"/>
    <w:rsid w:val="00493FCD"/>
    <w:rsid w:val="00494E25"/>
    <w:rsid w:val="00496105"/>
    <w:rsid w:val="004A0A58"/>
    <w:rsid w:val="004A396F"/>
    <w:rsid w:val="004A612D"/>
    <w:rsid w:val="004B0409"/>
    <w:rsid w:val="004B0FB6"/>
    <w:rsid w:val="004B2B1A"/>
    <w:rsid w:val="004B2D29"/>
    <w:rsid w:val="004B351A"/>
    <w:rsid w:val="004B59BA"/>
    <w:rsid w:val="004C0195"/>
    <w:rsid w:val="004C3735"/>
    <w:rsid w:val="004C4F14"/>
    <w:rsid w:val="004C5861"/>
    <w:rsid w:val="004C7BB5"/>
    <w:rsid w:val="004D03A3"/>
    <w:rsid w:val="004D2CB7"/>
    <w:rsid w:val="004D5654"/>
    <w:rsid w:val="004D577C"/>
    <w:rsid w:val="004D7FBD"/>
    <w:rsid w:val="004E1C75"/>
    <w:rsid w:val="004E6490"/>
    <w:rsid w:val="00511BC7"/>
    <w:rsid w:val="00511DD9"/>
    <w:rsid w:val="00513876"/>
    <w:rsid w:val="00514055"/>
    <w:rsid w:val="00517313"/>
    <w:rsid w:val="00525A0E"/>
    <w:rsid w:val="00527A4E"/>
    <w:rsid w:val="00534BF6"/>
    <w:rsid w:val="00540B07"/>
    <w:rsid w:val="00541E70"/>
    <w:rsid w:val="005507D9"/>
    <w:rsid w:val="00553D3C"/>
    <w:rsid w:val="00562F69"/>
    <w:rsid w:val="00564226"/>
    <w:rsid w:val="00564C91"/>
    <w:rsid w:val="005661D5"/>
    <w:rsid w:val="00570DB8"/>
    <w:rsid w:val="00570E32"/>
    <w:rsid w:val="00577090"/>
    <w:rsid w:val="00581E68"/>
    <w:rsid w:val="00582FC1"/>
    <w:rsid w:val="00583557"/>
    <w:rsid w:val="005852C7"/>
    <w:rsid w:val="00587F9A"/>
    <w:rsid w:val="00596586"/>
    <w:rsid w:val="005A11A3"/>
    <w:rsid w:val="005A49FD"/>
    <w:rsid w:val="005B0771"/>
    <w:rsid w:val="005B0A6D"/>
    <w:rsid w:val="005B4654"/>
    <w:rsid w:val="005B696B"/>
    <w:rsid w:val="005B7367"/>
    <w:rsid w:val="005C4184"/>
    <w:rsid w:val="005C4A0E"/>
    <w:rsid w:val="005D2D9F"/>
    <w:rsid w:val="005D48AC"/>
    <w:rsid w:val="005E521D"/>
    <w:rsid w:val="005F4C11"/>
    <w:rsid w:val="00602AC5"/>
    <w:rsid w:val="006045BE"/>
    <w:rsid w:val="00604D5F"/>
    <w:rsid w:val="00613312"/>
    <w:rsid w:val="00616B16"/>
    <w:rsid w:val="0062153A"/>
    <w:rsid w:val="006223AC"/>
    <w:rsid w:val="00630D0F"/>
    <w:rsid w:val="00643D40"/>
    <w:rsid w:val="00644EC8"/>
    <w:rsid w:val="0064518B"/>
    <w:rsid w:val="00645547"/>
    <w:rsid w:val="006456EB"/>
    <w:rsid w:val="00650D27"/>
    <w:rsid w:val="00656F96"/>
    <w:rsid w:val="0065729F"/>
    <w:rsid w:val="006608DA"/>
    <w:rsid w:val="006658DA"/>
    <w:rsid w:val="006675E5"/>
    <w:rsid w:val="00673F99"/>
    <w:rsid w:val="00675145"/>
    <w:rsid w:val="00676DBF"/>
    <w:rsid w:val="00677344"/>
    <w:rsid w:val="00684FBA"/>
    <w:rsid w:val="006861D4"/>
    <w:rsid w:val="00687563"/>
    <w:rsid w:val="006910B4"/>
    <w:rsid w:val="00696FB4"/>
    <w:rsid w:val="00697BB0"/>
    <w:rsid w:val="006A1032"/>
    <w:rsid w:val="006A2140"/>
    <w:rsid w:val="006A36AF"/>
    <w:rsid w:val="006A7AD5"/>
    <w:rsid w:val="006C2412"/>
    <w:rsid w:val="006C3CC9"/>
    <w:rsid w:val="006C6F3A"/>
    <w:rsid w:val="006D1239"/>
    <w:rsid w:val="006D77CA"/>
    <w:rsid w:val="006D7D18"/>
    <w:rsid w:val="006D7E25"/>
    <w:rsid w:val="006E2925"/>
    <w:rsid w:val="006E31F5"/>
    <w:rsid w:val="006E3B22"/>
    <w:rsid w:val="006E55F0"/>
    <w:rsid w:val="006E7855"/>
    <w:rsid w:val="006F0B65"/>
    <w:rsid w:val="006F62D0"/>
    <w:rsid w:val="007012F8"/>
    <w:rsid w:val="007036C8"/>
    <w:rsid w:val="00704AC4"/>
    <w:rsid w:val="00705488"/>
    <w:rsid w:val="007072D9"/>
    <w:rsid w:val="00715EC9"/>
    <w:rsid w:val="00716698"/>
    <w:rsid w:val="007176D8"/>
    <w:rsid w:val="007212C9"/>
    <w:rsid w:val="007221D6"/>
    <w:rsid w:val="0072567F"/>
    <w:rsid w:val="007279A7"/>
    <w:rsid w:val="0073073C"/>
    <w:rsid w:val="00732A5B"/>
    <w:rsid w:val="00735322"/>
    <w:rsid w:val="00735CD7"/>
    <w:rsid w:val="00740255"/>
    <w:rsid w:val="00757BC8"/>
    <w:rsid w:val="00774AB9"/>
    <w:rsid w:val="00777581"/>
    <w:rsid w:val="00777F50"/>
    <w:rsid w:val="00780D43"/>
    <w:rsid w:val="00783736"/>
    <w:rsid w:val="007A0FE4"/>
    <w:rsid w:val="007B15AA"/>
    <w:rsid w:val="007B29DE"/>
    <w:rsid w:val="007B374A"/>
    <w:rsid w:val="007C2204"/>
    <w:rsid w:val="007C3EDD"/>
    <w:rsid w:val="007C647B"/>
    <w:rsid w:val="007D00F4"/>
    <w:rsid w:val="007D0AB6"/>
    <w:rsid w:val="007D0F18"/>
    <w:rsid w:val="007D1327"/>
    <w:rsid w:val="007D2229"/>
    <w:rsid w:val="007D375C"/>
    <w:rsid w:val="007D66AF"/>
    <w:rsid w:val="007E2F10"/>
    <w:rsid w:val="007E39A0"/>
    <w:rsid w:val="007E5824"/>
    <w:rsid w:val="007E5840"/>
    <w:rsid w:val="007E68D4"/>
    <w:rsid w:val="007E6E4C"/>
    <w:rsid w:val="007F4E97"/>
    <w:rsid w:val="00802784"/>
    <w:rsid w:val="00806480"/>
    <w:rsid w:val="00806BFD"/>
    <w:rsid w:val="008115CF"/>
    <w:rsid w:val="008157F0"/>
    <w:rsid w:val="00816220"/>
    <w:rsid w:val="008168B5"/>
    <w:rsid w:val="0081756B"/>
    <w:rsid w:val="00817E84"/>
    <w:rsid w:val="0082025A"/>
    <w:rsid w:val="00823549"/>
    <w:rsid w:val="0082718D"/>
    <w:rsid w:val="00832284"/>
    <w:rsid w:val="00836A60"/>
    <w:rsid w:val="008370FC"/>
    <w:rsid w:val="0083713D"/>
    <w:rsid w:val="008462F5"/>
    <w:rsid w:val="00846D07"/>
    <w:rsid w:val="00851F8E"/>
    <w:rsid w:val="00855C55"/>
    <w:rsid w:val="008633C2"/>
    <w:rsid w:val="00866356"/>
    <w:rsid w:val="0087402E"/>
    <w:rsid w:val="00875C5B"/>
    <w:rsid w:val="008777A5"/>
    <w:rsid w:val="0088086F"/>
    <w:rsid w:val="00881CA3"/>
    <w:rsid w:val="008835DD"/>
    <w:rsid w:val="00890668"/>
    <w:rsid w:val="00891E87"/>
    <w:rsid w:val="008970BB"/>
    <w:rsid w:val="00897CE7"/>
    <w:rsid w:val="008A2156"/>
    <w:rsid w:val="008A2FA9"/>
    <w:rsid w:val="008A4F6C"/>
    <w:rsid w:val="008B4877"/>
    <w:rsid w:val="008B6F4A"/>
    <w:rsid w:val="008C2B4E"/>
    <w:rsid w:val="008C4EF2"/>
    <w:rsid w:val="008D4674"/>
    <w:rsid w:val="008E029C"/>
    <w:rsid w:val="008E1DE1"/>
    <w:rsid w:val="008E44D7"/>
    <w:rsid w:val="008E74ED"/>
    <w:rsid w:val="008F0664"/>
    <w:rsid w:val="008F3793"/>
    <w:rsid w:val="00904742"/>
    <w:rsid w:val="00904E01"/>
    <w:rsid w:val="00907AD1"/>
    <w:rsid w:val="009158E9"/>
    <w:rsid w:val="00926B64"/>
    <w:rsid w:val="00933D21"/>
    <w:rsid w:val="009343F6"/>
    <w:rsid w:val="0094047D"/>
    <w:rsid w:val="00941A2E"/>
    <w:rsid w:val="00941FA2"/>
    <w:rsid w:val="00944670"/>
    <w:rsid w:val="009446A9"/>
    <w:rsid w:val="009449E4"/>
    <w:rsid w:val="00945107"/>
    <w:rsid w:val="00962154"/>
    <w:rsid w:val="00964E4E"/>
    <w:rsid w:val="00965DF0"/>
    <w:rsid w:val="009662E2"/>
    <w:rsid w:val="00967423"/>
    <w:rsid w:val="00972F78"/>
    <w:rsid w:val="0097393A"/>
    <w:rsid w:val="00976BD1"/>
    <w:rsid w:val="00977CCC"/>
    <w:rsid w:val="00981ADF"/>
    <w:rsid w:val="0098362B"/>
    <w:rsid w:val="00983B87"/>
    <w:rsid w:val="009847E2"/>
    <w:rsid w:val="00987A2D"/>
    <w:rsid w:val="009918FF"/>
    <w:rsid w:val="009952C8"/>
    <w:rsid w:val="00997AE4"/>
    <w:rsid w:val="009A0567"/>
    <w:rsid w:val="009A0DF5"/>
    <w:rsid w:val="009A60B8"/>
    <w:rsid w:val="009B28B3"/>
    <w:rsid w:val="009B3299"/>
    <w:rsid w:val="009B3B21"/>
    <w:rsid w:val="009B45EA"/>
    <w:rsid w:val="009B4BAE"/>
    <w:rsid w:val="009B4D50"/>
    <w:rsid w:val="009B5979"/>
    <w:rsid w:val="009C2036"/>
    <w:rsid w:val="009C226F"/>
    <w:rsid w:val="009C32DB"/>
    <w:rsid w:val="009D00E7"/>
    <w:rsid w:val="009D223F"/>
    <w:rsid w:val="009D6B5C"/>
    <w:rsid w:val="009E0736"/>
    <w:rsid w:val="009E5214"/>
    <w:rsid w:val="009E7A83"/>
    <w:rsid w:val="009F51C2"/>
    <w:rsid w:val="00A01FBF"/>
    <w:rsid w:val="00A05169"/>
    <w:rsid w:val="00A11E12"/>
    <w:rsid w:val="00A12CA4"/>
    <w:rsid w:val="00A12F34"/>
    <w:rsid w:val="00A31402"/>
    <w:rsid w:val="00A44642"/>
    <w:rsid w:val="00A45722"/>
    <w:rsid w:val="00A501EB"/>
    <w:rsid w:val="00A53C83"/>
    <w:rsid w:val="00A54FC6"/>
    <w:rsid w:val="00A57ECA"/>
    <w:rsid w:val="00A602BE"/>
    <w:rsid w:val="00A733FA"/>
    <w:rsid w:val="00A746AB"/>
    <w:rsid w:val="00A75778"/>
    <w:rsid w:val="00A82E5E"/>
    <w:rsid w:val="00A84B61"/>
    <w:rsid w:val="00A864A4"/>
    <w:rsid w:val="00A97837"/>
    <w:rsid w:val="00AB04C9"/>
    <w:rsid w:val="00AB095E"/>
    <w:rsid w:val="00AB1882"/>
    <w:rsid w:val="00AB294E"/>
    <w:rsid w:val="00AB4CF2"/>
    <w:rsid w:val="00AB5A61"/>
    <w:rsid w:val="00AC030F"/>
    <w:rsid w:val="00AC260B"/>
    <w:rsid w:val="00AC4406"/>
    <w:rsid w:val="00AC7BE2"/>
    <w:rsid w:val="00AD10BB"/>
    <w:rsid w:val="00AD33DA"/>
    <w:rsid w:val="00AE1B5B"/>
    <w:rsid w:val="00AE3268"/>
    <w:rsid w:val="00AE34DD"/>
    <w:rsid w:val="00AE4781"/>
    <w:rsid w:val="00AE7CD9"/>
    <w:rsid w:val="00AF01CE"/>
    <w:rsid w:val="00AF2E81"/>
    <w:rsid w:val="00AF53AA"/>
    <w:rsid w:val="00AF5BD0"/>
    <w:rsid w:val="00AF6590"/>
    <w:rsid w:val="00B015AE"/>
    <w:rsid w:val="00B03C3B"/>
    <w:rsid w:val="00B139E6"/>
    <w:rsid w:val="00B16FD1"/>
    <w:rsid w:val="00B20631"/>
    <w:rsid w:val="00B31E47"/>
    <w:rsid w:val="00B36D75"/>
    <w:rsid w:val="00B42A40"/>
    <w:rsid w:val="00B4362D"/>
    <w:rsid w:val="00B448FC"/>
    <w:rsid w:val="00B54A3E"/>
    <w:rsid w:val="00B56C54"/>
    <w:rsid w:val="00B70772"/>
    <w:rsid w:val="00B719C1"/>
    <w:rsid w:val="00B72CB0"/>
    <w:rsid w:val="00B76500"/>
    <w:rsid w:val="00B80429"/>
    <w:rsid w:val="00B818F4"/>
    <w:rsid w:val="00B839C5"/>
    <w:rsid w:val="00B86059"/>
    <w:rsid w:val="00B976FA"/>
    <w:rsid w:val="00BA0B5E"/>
    <w:rsid w:val="00BA0DFE"/>
    <w:rsid w:val="00BA23F0"/>
    <w:rsid w:val="00BA557A"/>
    <w:rsid w:val="00BA5FE3"/>
    <w:rsid w:val="00BA6958"/>
    <w:rsid w:val="00BB41D5"/>
    <w:rsid w:val="00BB5DDA"/>
    <w:rsid w:val="00BC2456"/>
    <w:rsid w:val="00BC3214"/>
    <w:rsid w:val="00BC4916"/>
    <w:rsid w:val="00BC58EE"/>
    <w:rsid w:val="00BC5C3D"/>
    <w:rsid w:val="00BC78C2"/>
    <w:rsid w:val="00BD0F1F"/>
    <w:rsid w:val="00BE3A5F"/>
    <w:rsid w:val="00BE6B8D"/>
    <w:rsid w:val="00BF2645"/>
    <w:rsid w:val="00C02A94"/>
    <w:rsid w:val="00C07DAE"/>
    <w:rsid w:val="00C118F7"/>
    <w:rsid w:val="00C11A4C"/>
    <w:rsid w:val="00C13105"/>
    <w:rsid w:val="00C2076E"/>
    <w:rsid w:val="00C23296"/>
    <w:rsid w:val="00C306A7"/>
    <w:rsid w:val="00C30AB1"/>
    <w:rsid w:val="00C33522"/>
    <w:rsid w:val="00C3560E"/>
    <w:rsid w:val="00C364DF"/>
    <w:rsid w:val="00C40813"/>
    <w:rsid w:val="00C446EE"/>
    <w:rsid w:val="00C45788"/>
    <w:rsid w:val="00C45B8F"/>
    <w:rsid w:val="00C513C4"/>
    <w:rsid w:val="00C57960"/>
    <w:rsid w:val="00C57A43"/>
    <w:rsid w:val="00C64B54"/>
    <w:rsid w:val="00C70463"/>
    <w:rsid w:val="00C728CB"/>
    <w:rsid w:val="00C7690F"/>
    <w:rsid w:val="00C81C26"/>
    <w:rsid w:val="00C85A10"/>
    <w:rsid w:val="00C85AAC"/>
    <w:rsid w:val="00C85E5F"/>
    <w:rsid w:val="00C863CC"/>
    <w:rsid w:val="00C86416"/>
    <w:rsid w:val="00C87E08"/>
    <w:rsid w:val="00C918C6"/>
    <w:rsid w:val="00C919A1"/>
    <w:rsid w:val="00CA3A2D"/>
    <w:rsid w:val="00CB10CF"/>
    <w:rsid w:val="00CC3199"/>
    <w:rsid w:val="00CC3938"/>
    <w:rsid w:val="00CC421D"/>
    <w:rsid w:val="00CC7FA5"/>
    <w:rsid w:val="00CD7432"/>
    <w:rsid w:val="00CE3881"/>
    <w:rsid w:val="00CE5333"/>
    <w:rsid w:val="00CE6ADC"/>
    <w:rsid w:val="00CE743D"/>
    <w:rsid w:val="00CE7F6D"/>
    <w:rsid w:val="00CF71E9"/>
    <w:rsid w:val="00D02176"/>
    <w:rsid w:val="00D02E72"/>
    <w:rsid w:val="00D10E2A"/>
    <w:rsid w:val="00D12FC9"/>
    <w:rsid w:val="00D14405"/>
    <w:rsid w:val="00D17816"/>
    <w:rsid w:val="00D225A7"/>
    <w:rsid w:val="00D23AAB"/>
    <w:rsid w:val="00D24C68"/>
    <w:rsid w:val="00D255FD"/>
    <w:rsid w:val="00D27821"/>
    <w:rsid w:val="00D32CBD"/>
    <w:rsid w:val="00D3573C"/>
    <w:rsid w:val="00D422F8"/>
    <w:rsid w:val="00D43864"/>
    <w:rsid w:val="00D452BA"/>
    <w:rsid w:val="00D5147D"/>
    <w:rsid w:val="00D74043"/>
    <w:rsid w:val="00D81E35"/>
    <w:rsid w:val="00D83584"/>
    <w:rsid w:val="00D83BCF"/>
    <w:rsid w:val="00D87B27"/>
    <w:rsid w:val="00D912DC"/>
    <w:rsid w:val="00D9531C"/>
    <w:rsid w:val="00D9631F"/>
    <w:rsid w:val="00DA0AC3"/>
    <w:rsid w:val="00DA704C"/>
    <w:rsid w:val="00DB1192"/>
    <w:rsid w:val="00DB652F"/>
    <w:rsid w:val="00DB6C0B"/>
    <w:rsid w:val="00DB7048"/>
    <w:rsid w:val="00DC1002"/>
    <w:rsid w:val="00DC1B25"/>
    <w:rsid w:val="00DC34FD"/>
    <w:rsid w:val="00DD11B4"/>
    <w:rsid w:val="00DD3779"/>
    <w:rsid w:val="00DD4505"/>
    <w:rsid w:val="00DD7298"/>
    <w:rsid w:val="00DE2EDC"/>
    <w:rsid w:val="00DE65A8"/>
    <w:rsid w:val="00DF2A5B"/>
    <w:rsid w:val="00DF3AF3"/>
    <w:rsid w:val="00E02DCF"/>
    <w:rsid w:val="00E02E9C"/>
    <w:rsid w:val="00E0433E"/>
    <w:rsid w:val="00E04B75"/>
    <w:rsid w:val="00E058FA"/>
    <w:rsid w:val="00E14FD7"/>
    <w:rsid w:val="00E151A8"/>
    <w:rsid w:val="00E157DD"/>
    <w:rsid w:val="00E173D2"/>
    <w:rsid w:val="00E22DB7"/>
    <w:rsid w:val="00E2582E"/>
    <w:rsid w:val="00E271EE"/>
    <w:rsid w:val="00E27C57"/>
    <w:rsid w:val="00E32414"/>
    <w:rsid w:val="00E374D3"/>
    <w:rsid w:val="00E40206"/>
    <w:rsid w:val="00E41978"/>
    <w:rsid w:val="00E45025"/>
    <w:rsid w:val="00E51E43"/>
    <w:rsid w:val="00E53656"/>
    <w:rsid w:val="00E551C6"/>
    <w:rsid w:val="00E56B7B"/>
    <w:rsid w:val="00E627F3"/>
    <w:rsid w:val="00E672F3"/>
    <w:rsid w:val="00E67322"/>
    <w:rsid w:val="00E70C63"/>
    <w:rsid w:val="00E75644"/>
    <w:rsid w:val="00E870DF"/>
    <w:rsid w:val="00E91754"/>
    <w:rsid w:val="00E92185"/>
    <w:rsid w:val="00E92D07"/>
    <w:rsid w:val="00E93B4A"/>
    <w:rsid w:val="00EA0F8B"/>
    <w:rsid w:val="00EA17EF"/>
    <w:rsid w:val="00EA684E"/>
    <w:rsid w:val="00EB15F2"/>
    <w:rsid w:val="00EB385F"/>
    <w:rsid w:val="00EC3FCA"/>
    <w:rsid w:val="00EC4CC7"/>
    <w:rsid w:val="00ED6CEA"/>
    <w:rsid w:val="00EF284C"/>
    <w:rsid w:val="00EF3404"/>
    <w:rsid w:val="00EF563A"/>
    <w:rsid w:val="00F0122A"/>
    <w:rsid w:val="00F0205C"/>
    <w:rsid w:val="00F02131"/>
    <w:rsid w:val="00F03E39"/>
    <w:rsid w:val="00F17185"/>
    <w:rsid w:val="00F21D8A"/>
    <w:rsid w:val="00F24313"/>
    <w:rsid w:val="00F2784B"/>
    <w:rsid w:val="00F331BA"/>
    <w:rsid w:val="00F33FF1"/>
    <w:rsid w:val="00F34D35"/>
    <w:rsid w:val="00F36805"/>
    <w:rsid w:val="00F406FC"/>
    <w:rsid w:val="00F40C1A"/>
    <w:rsid w:val="00F4435B"/>
    <w:rsid w:val="00F45435"/>
    <w:rsid w:val="00F5007D"/>
    <w:rsid w:val="00F500C2"/>
    <w:rsid w:val="00F519B5"/>
    <w:rsid w:val="00F54392"/>
    <w:rsid w:val="00F56BE3"/>
    <w:rsid w:val="00F60D84"/>
    <w:rsid w:val="00F62286"/>
    <w:rsid w:val="00F62A7E"/>
    <w:rsid w:val="00F643A8"/>
    <w:rsid w:val="00F66F1E"/>
    <w:rsid w:val="00F7149A"/>
    <w:rsid w:val="00F735B9"/>
    <w:rsid w:val="00F76CCF"/>
    <w:rsid w:val="00F801CB"/>
    <w:rsid w:val="00F8158F"/>
    <w:rsid w:val="00F8563D"/>
    <w:rsid w:val="00F85FDF"/>
    <w:rsid w:val="00F917C0"/>
    <w:rsid w:val="00F92F50"/>
    <w:rsid w:val="00F9329C"/>
    <w:rsid w:val="00F950E9"/>
    <w:rsid w:val="00FA055B"/>
    <w:rsid w:val="00FA248E"/>
    <w:rsid w:val="00FA3015"/>
    <w:rsid w:val="00FA3D2E"/>
    <w:rsid w:val="00FA7863"/>
    <w:rsid w:val="00FB1959"/>
    <w:rsid w:val="00FB35C4"/>
    <w:rsid w:val="00FB3FFD"/>
    <w:rsid w:val="00FB56F4"/>
    <w:rsid w:val="00FC0E48"/>
    <w:rsid w:val="00FC49DF"/>
    <w:rsid w:val="00FC6CCC"/>
    <w:rsid w:val="00FD1847"/>
    <w:rsid w:val="00FD4DCF"/>
    <w:rsid w:val="00FD6AB7"/>
    <w:rsid w:val="00FE2B0D"/>
    <w:rsid w:val="00FE454B"/>
    <w:rsid w:val="00FE555D"/>
    <w:rsid w:val="00FE58A9"/>
    <w:rsid w:val="00FF3496"/>
    <w:rsid w:val="00FF484D"/>
    <w:rsid w:val="00FF6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B04C"/>
  <w15:chartTrackingRefBased/>
  <w15:docId w15:val="{E6A36194-E4C7-4884-BC35-F9D6CC603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sid w:val="00A54FC6"/>
    <w:pPr>
      <w:widowControl w:val="0"/>
      <w:autoSpaceDE w:val="0"/>
      <w:autoSpaceDN w:val="0"/>
      <w:spacing w:after="0" w:line="240" w:lineRule="auto"/>
    </w:pPr>
    <w:rPr>
      <w:rFonts w:ascii="Segoe UI" w:eastAsia="Segoe UI" w:hAnsi="Segoe UI" w:cs="Segoe UI"/>
    </w:rPr>
  </w:style>
  <w:style w:type="paragraph" w:styleId="Heading1">
    <w:name w:val="heading 1"/>
    <w:basedOn w:val="Normal"/>
    <w:next w:val="Normal"/>
    <w:link w:val="Heading1Char"/>
    <w:uiPriority w:val="9"/>
    <w:qFormat/>
    <w:rsid w:val="0041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6037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54FC6"/>
    <w:pPr>
      <w:spacing w:before="142" w:line="276" w:lineRule="auto"/>
      <w:ind w:left="100" w:right="149"/>
    </w:pPr>
    <w:rPr>
      <w:sz w:val="20"/>
      <w:szCs w:val="20"/>
    </w:rPr>
  </w:style>
  <w:style w:type="character" w:customStyle="1" w:styleId="BodyTextChar">
    <w:name w:val="Body Text Char"/>
    <w:basedOn w:val="DefaultParagraphFont"/>
    <w:link w:val="BodyText"/>
    <w:uiPriority w:val="1"/>
    <w:rsid w:val="00A54FC6"/>
    <w:rPr>
      <w:rFonts w:ascii="Segoe UI" w:eastAsia="Segoe UI" w:hAnsi="Segoe UI" w:cs="Segoe UI"/>
      <w:sz w:val="20"/>
      <w:szCs w:val="20"/>
    </w:rPr>
  </w:style>
  <w:style w:type="paragraph" w:styleId="ListParagraph">
    <w:name w:val="List Paragraph"/>
    <w:basedOn w:val="Normal"/>
    <w:link w:val="ListParagraphChar"/>
    <w:uiPriority w:val="34"/>
    <w:qFormat/>
    <w:rsid w:val="00416643"/>
    <w:pPr>
      <w:numPr>
        <w:numId w:val="1"/>
      </w:numPr>
      <w:spacing w:before="101" w:line="273" w:lineRule="auto"/>
      <w:ind w:right="940"/>
    </w:pPr>
    <w:rPr>
      <w:sz w:val="20"/>
    </w:rPr>
  </w:style>
  <w:style w:type="character" w:customStyle="1" w:styleId="ListParagraphChar">
    <w:name w:val="List Paragraph Char"/>
    <w:basedOn w:val="DefaultParagraphFont"/>
    <w:link w:val="ListParagraph"/>
    <w:uiPriority w:val="34"/>
    <w:rsid w:val="00416643"/>
    <w:rPr>
      <w:rFonts w:ascii="Segoe UI" w:eastAsia="Segoe UI" w:hAnsi="Segoe UI" w:cs="Segoe UI"/>
      <w:sz w:val="20"/>
    </w:rPr>
  </w:style>
  <w:style w:type="character" w:customStyle="1" w:styleId="Heading1Char">
    <w:name w:val="Heading 1 Char"/>
    <w:basedOn w:val="DefaultParagraphFont"/>
    <w:link w:val="Heading1"/>
    <w:uiPriority w:val="9"/>
    <w:rsid w:val="0041664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D62E8"/>
    <w:rPr>
      <w:color w:val="0563C1" w:themeColor="hyperlink"/>
      <w:u w:val="single"/>
    </w:rPr>
  </w:style>
  <w:style w:type="character" w:customStyle="1" w:styleId="Mention1">
    <w:name w:val="Mention1"/>
    <w:basedOn w:val="DefaultParagraphFont"/>
    <w:uiPriority w:val="99"/>
    <w:semiHidden/>
    <w:unhideWhenUsed/>
    <w:rsid w:val="002D62E8"/>
    <w:rPr>
      <w:color w:val="2B579A"/>
      <w:shd w:val="clear" w:color="auto" w:fill="E6E6E6"/>
    </w:rPr>
  </w:style>
  <w:style w:type="character" w:customStyle="1" w:styleId="apple-converted-space">
    <w:name w:val="apple-converted-space"/>
    <w:basedOn w:val="DefaultParagraphFont"/>
    <w:rsid w:val="002D62E8"/>
  </w:style>
  <w:style w:type="character" w:styleId="Strong">
    <w:name w:val="Strong"/>
    <w:basedOn w:val="DefaultParagraphFont"/>
    <w:uiPriority w:val="22"/>
    <w:qFormat/>
    <w:rsid w:val="002D62E8"/>
    <w:rPr>
      <w:b/>
      <w:bCs/>
    </w:rPr>
  </w:style>
  <w:style w:type="paragraph" w:styleId="NormalWeb">
    <w:name w:val="Normal (Web)"/>
    <w:basedOn w:val="Normal"/>
    <w:uiPriority w:val="99"/>
    <w:semiHidden/>
    <w:unhideWhenUsed/>
    <w:rsid w:val="00E02E9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f-text-block">
    <w:name w:val="lf-text-block"/>
    <w:basedOn w:val="Normal"/>
    <w:rsid w:val="00B839C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lf-thread-btn">
    <w:name w:val="lf-thread-btn"/>
    <w:basedOn w:val="DefaultParagraphFont"/>
    <w:rsid w:val="00B839C5"/>
  </w:style>
  <w:style w:type="paragraph" w:customStyle="1" w:styleId="Image">
    <w:name w:val="Image"/>
    <w:basedOn w:val="Normal"/>
    <w:link w:val="ImageChar"/>
    <w:uiPriority w:val="1"/>
    <w:qFormat/>
    <w:rsid w:val="00047A8C"/>
    <w:pPr>
      <w:spacing w:before="100" w:after="200"/>
      <w:ind w:left="101" w:right="144"/>
    </w:pPr>
    <w:rPr>
      <w:noProof/>
    </w:rPr>
  </w:style>
  <w:style w:type="character" w:customStyle="1" w:styleId="ImageChar">
    <w:name w:val="Image Char"/>
    <w:basedOn w:val="DefaultParagraphFont"/>
    <w:link w:val="Image"/>
    <w:uiPriority w:val="1"/>
    <w:rsid w:val="00047A8C"/>
    <w:rPr>
      <w:rFonts w:ascii="Segoe UI" w:eastAsia="Segoe UI" w:hAnsi="Segoe UI" w:cs="Segoe UI"/>
      <w:noProof/>
    </w:rPr>
  </w:style>
  <w:style w:type="paragraph" w:styleId="TOCHeading">
    <w:name w:val="TOC Heading"/>
    <w:basedOn w:val="Heading1"/>
    <w:next w:val="Normal"/>
    <w:uiPriority w:val="39"/>
    <w:unhideWhenUsed/>
    <w:qFormat/>
    <w:rsid w:val="009D223F"/>
    <w:pPr>
      <w:widowControl/>
      <w:autoSpaceDE/>
      <w:autoSpaceDN/>
      <w:spacing w:line="259" w:lineRule="auto"/>
      <w:outlineLvl w:val="9"/>
    </w:pPr>
  </w:style>
  <w:style w:type="paragraph" w:styleId="TOC1">
    <w:name w:val="toc 1"/>
    <w:basedOn w:val="Normal"/>
    <w:next w:val="Normal"/>
    <w:autoRedefine/>
    <w:uiPriority w:val="39"/>
    <w:unhideWhenUsed/>
    <w:rsid w:val="009D223F"/>
    <w:pPr>
      <w:spacing w:after="100"/>
    </w:pPr>
  </w:style>
  <w:style w:type="table" w:styleId="TableGrid">
    <w:name w:val="Table Grid"/>
    <w:basedOn w:val="TableNormal"/>
    <w:uiPriority w:val="39"/>
    <w:rsid w:val="00D45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60370"/>
    <w:rPr>
      <w:rFonts w:asciiTheme="majorHAnsi" w:eastAsiaTheme="majorEastAsia" w:hAnsiTheme="majorHAnsi" w:cstheme="majorBidi"/>
      <w:color w:val="2F5496" w:themeColor="accent1" w:themeShade="BF"/>
      <w:sz w:val="26"/>
      <w:szCs w:val="26"/>
    </w:rPr>
  </w:style>
  <w:style w:type="paragraph" w:customStyle="1" w:styleId="Numbering">
    <w:name w:val="Numbering"/>
    <w:basedOn w:val="ListParagraph"/>
    <w:link w:val="NumberingChar"/>
    <w:uiPriority w:val="1"/>
    <w:qFormat/>
    <w:rsid w:val="00160370"/>
    <w:pPr>
      <w:numPr>
        <w:numId w:val="12"/>
      </w:numPr>
    </w:pPr>
    <w:rPr>
      <w:lang w:eastAsia="ja-JP"/>
    </w:rPr>
  </w:style>
  <w:style w:type="character" w:customStyle="1" w:styleId="NumberingChar">
    <w:name w:val="Numbering Char"/>
    <w:basedOn w:val="ListParagraphChar"/>
    <w:link w:val="Numbering"/>
    <w:uiPriority w:val="1"/>
    <w:rsid w:val="00160370"/>
    <w:rPr>
      <w:rFonts w:ascii="Segoe UI" w:eastAsia="Segoe UI" w:hAnsi="Segoe UI" w:cs="Segoe UI"/>
      <w:sz w:val="20"/>
      <w:lang w:eastAsia="ja-JP"/>
    </w:rPr>
  </w:style>
  <w:style w:type="character" w:customStyle="1" w:styleId="CodeChar">
    <w:name w:val="Code Char"/>
    <w:basedOn w:val="DefaultParagraphFont"/>
    <w:link w:val="Code"/>
    <w:uiPriority w:val="1"/>
    <w:locked/>
    <w:rsid w:val="00160370"/>
    <w:rPr>
      <w:rFonts w:ascii="Courier New" w:eastAsia="Consolas" w:hAnsi="Courier New" w:cs="Consolas"/>
      <w:sz w:val="20"/>
      <w:shd w:val="clear" w:color="auto" w:fill="F9F9F9"/>
      <w:lang w:eastAsia="ja-JP"/>
    </w:rPr>
  </w:style>
  <w:style w:type="paragraph" w:customStyle="1" w:styleId="Code">
    <w:name w:val="Code"/>
    <w:basedOn w:val="Normal"/>
    <w:link w:val="CodeChar"/>
    <w:uiPriority w:val="1"/>
    <w:qFormat/>
    <w:rsid w:val="00160370"/>
    <w:pPr>
      <w:widowControl/>
      <w:shd w:val="clear" w:color="auto" w:fill="F9F9F9"/>
      <w:autoSpaceDE/>
      <w:autoSpaceDN/>
      <w:spacing w:before="120" w:after="120"/>
      <w:ind w:left="720"/>
    </w:pPr>
    <w:rPr>
      <w:rFonts w:ascii="Courier New" w:eastAsia="Consolas" w:hAnsi="Courier New" w:cs="Consolas"/>
      <w:sz w:val="20"/>
      <w:lang w:eastAsia="ja-JP"/>
    </w:rPr>
  </w:style>
  <w:style w:type="paragraph" w:styleId="TOC2">
    <w:name w:val="toc 2"/>
    <w:basedOn w:val="Normal"/>
    <w:next w:val="Normal"/>
    <w:autoRedefine/>
    <w:uiPriority w:val="39"/>
    <w:unhideWhenUsed/>
    <w:rsid w:val="000073D3"/>
    <w:pPr>
      <w:spacing w:after="100"/>
      <w:ind w:left="220"/>
    </w:pPr>
  </w:style>
  <w:style w:type="character" w:styleId="CommentReference">
    <w:name w:val="annotation reference"/>
    <w:basedOn w:val="DefaultParagraphFont"/>
    <w:uiPriority w:val="99"/>
    <w:semiHidden/>
    <w:unhideWhenUsed/>
    <w:rsid w:val="008115CF"/>
    <w:rPr>
      <w:sz w:val="16"/>
      <w:szCs w:val="16"/>
    </w:rPr>
  </w:style>
  <w:style w:type="paragraph" w:styleId="CommentText">
    <w:name w:val="annotation text"/>
    <w:basedOn w:val="Normal"/>
    <w:link w:val="CommentTextChar"/>
    <w:uiPriority w:val="99"/>
    <w:semiHidden/>
    <w:unhideWhenUsed/>
    <w:rsid w:val="008115CF"/>
    <w:rPr>
      <w:sz w:val="20"/>
      <w:szCs w:val="20"/>
    </w:rPr>
  </w:style>
  <w:style w:type="character" w:customStyle="1" w:styleId="CommentTextChar">
    <w:name w:val="Comment Text Char"/>
    <w:basedOn w:val="DefaultParagraphFont"/>
    <w:link w:val="CommentText"/>
    <w:uiPriority w:val="99"/>
    <w:semiHidden/>
    <w:rsid w:val="008115CF"/>
    <w:rPr>
      <w:rFonts w:ascii="Segoe UI" w:eastAsia="Segoe UI" w:hAnsi="Segoe UI" w:cs="Segoe UI"/>
      <w:sz w:val="20"/>
      <w:szCs w:val="20"/>
    </w:rPr>
  </w:style>
  <w:style w:type="paragraph" w:styleId="CommentSubject">
    <w:name w:val="annotation subject"/>
    <w:basedOn w:val="CommentText"/>
    <w:next w:val="CommentText"/>
    <w:link w:val="CommentSubjectChar"/>
    <w:uiPriority w:val="99"/>
    <w:semiHidden/>
    <w:unhideWhenUsed/>
    <w:rsid w:val="008115CF"/>
    <w:rPr>
      <w:b/>
      <w:bCs/>
    </w:rPr>
  </w:style>
  <w:style w:type="character" w:customStyle="1" w:styleId="CommentSubjectChar">
    <w:name w:val="Comment Subject Char"/>
    <w:basedOn w:val="CommentTextChar"/>
    <w:link w:val="CommentSubject"/>
    <w:uiPriority w:val="99"/>
    <w:semiHidden/>
    <w:rsid w:val="008115CF"/>
    <w:rPr>
      <w:rFonts w:ascii="Segoe UI" w:eastAsia="Segoe UI" w:hAnsi="Segoe UI" w:cs="Segoe UI"/>
      <w:b/>
      <w:bCs/>
      <w:sz w:val="20"/>
      <w:szCs w:val="20"/>
    </w:rPr>
  </w:style>
  <w:style w:type="paragraph" w:styleId="BalloonText">
    <w:name w:val="Balloon Text"/>
    <w:basedOn w:val="Normal"/>
    <w:link w:val="BalloonTextChar"/>
    <w:uiPriority w:val="99"/>
    <w:semiHidden/>
    <w:unhideWhenUsed/>
    <w:rsid w:val="008115CF"/>
    <w:rPr>
      <w:sz w:val="18"/>
      <w:szCs w:val="18"/>
    </w:rPr>
  </w:style>
  <w:style w:type="character" w:customStyle="1" w:styleId="BalloonTextChar">
    <w:name w:val="Balloon Text Char"/>
    <w:basedOn w:val="DefaultParagraphFont"/>
    <w:link w:val="BalloonText"/>
    <w:uiPriority w:val="99"/>
    <w:semiHidden/>
    <w:rsid w:val="008115CF"/>
    <w:rPr>
      <w:rFonts w:ascii="Segoe UI" w:eastAsia="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132357">
      <w:bodyDiv w:val="1"/>
      <w:marLeft w:val="0"/>
      <w:marRight w:val="0"/>
      <w:marTop w:val="0"/>
      <w:marBottom w:val="0"/>
      <w:divBdr>
        <w:top w:val="none" w:sz="0" w:space="0" w:color="auto"/>
        <w:left w:val="none" w:sz="0" w:space="0" w:color="auto"/>
        <w:bottom w:val="none" w:sz="0" w:space="0" w:color="auto"/>
        <w:right w:val="none" w:sz="0" w:space="0" w:color="auto"/>
      </w:divBdr>
    </w:div>
    <w:div w:id="529607554">
      <w:bodyDiv w:val="1"/>
      <w:marLeft w:val="0"/>
      <w:marRight w:val="0"/>
      <w:marTop w:val="0"/>
      <w:marBottom w:val="0"/>
      <w:divBdr>
        <w:top w:val="none" w:sz="0" w:space="0" w:color="auto"/>
        <w:left w:val="none" w:sz="0" w:space="0" w:color="auto"/>
        <w:bottom w:val="none" w:sz="0" w:space="0" w:color="auto"/>
        <w:right w:val="none" w:sz="0" w:space="0" w:color="auto"/>
      </w:divBdr>
      <w:divsChild>
        <w:div w:id="1807813987">
          <w:marLeft w:val="0"/>
          <w:marRight w:val="0"/>
          <w:marTop w:val="0"/>
          <w:marBottom w:val="0"/>
          <w:divBdr>
            <w:top w:val="none" w:sz="0" w:space="0" w:color="auto"/>
            <w:left w:val="none" w:sz="0" w:space="0" w:color="auto"/>
            <w:bottom w:val="none" w:sz="0" w:space="0" w:color="auto"/>
            <w:right w:val="none" w:sz="0" w:space="0" w:color="auto"/>
          </w:divBdr>
          <w:divsChild>
            <w:div w:id="697241173">
              <w:marLeft w:val="0"/>
              <w:marRight w:val="0"/>
              <w:marTop w:val="0"/>
              <w:marBottom w:val="0"/>
              <w:divBdr>
                <w:top w:val="none" w:sz="0" w:space="0" w:color="auto"/>
                <w:left w:val="none" w:sz="0" w:space="0" w:color="auto"/>
                <w:bottom w:val="none" w:sz="0" w:space="0" w:color="auto"/>
                <w:right w:val="none" w:sz="0" w:space="0" w:color="auto"/>
              </w:divBdr>
              <w:divsChild>
                <w:div w:id="1836340554">
                  <w:marLeft w:val="0"/>
                  <w:marRight w:val="0"/>
                  <w:marTop w:val="0"/>
                  <w:marBottom w:val="0"/>
                  <w:divBdr>
                    <w:top w:val="none" w:sz="0" w:space="0" w:color="auto"/>
                    <w:left w:val="none" w:sz="0" w:space="0" w:color="auto"/>
                    <w:bottom w:val="none" w:sz="0" w:space="0" w:color="auto"/>
                    <w:right w:val="none" w:sz="0" w:space="0" w:color="auto"/>
                  </w:divBdr>
                  <w:divsChild>
                    <w:div w:id="1506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65815">
      <w:bodyDiv w:val="1"/>
      <w:marLeft w:val="0"/>
      <w:marRight w:val="0"/>
      <w:marTop w:val="0"/>
      <w:marBottom w:val="0"/>
      <w:divBdr>
        <w:top w:val="none" w:sz="0" w:space="0" w:color="auto"/>
        <w:left w:val="none" w:sz="0" w:space="0" w:color="auto"/>
        <w:bottom w:val="none" w:sz="0" w:space="0" w:color="auto"/>
        <w:right w:val="none" w:sz="0" w:space="0" w:color="auto"/>
      </w:divBdr>
      <w:divsChild>
        <w:div w:id="75246186">
          <w:marLeft w:val="0"/>
          <w:marRight w:val="0"/>
          <w:marTop w:val="0"/>
          <w:marBottom w:val="0"/>
          <w:divBdr>
            <w:top w:val="none" w:sz="0" w:space="0" w:color="auto"/>
            <w:left w:val="none" w:sz="0" w:space="0" w:color="auto"/>
            <w:bottom w:val="none" w:sz="0" w:space="0" w:color="auto"/>
            <w:right w:val="none" w:sz="0" w:space="0" w:color="auto"/>
          </w:divBdr>
          <w:divsChild>
            <w:div w:id="386732830">
              <w:marLeft w:val="0"/>
              <w:marRight w:val="0"/>
              <w:marTop w:val="0"/>
              <w:marBottom w:val="0"/>
              <w:divBdr>
                <w:top w:val="none" w:sz="0" w:space="0" w:color="auto"/>
                <w:left w:val="none" w:sz="0" w:space="0" w:color="auto"/>
                <w:bottom w:val="none" w:sz="0" w:space="0" w:color="auto"/>
                <w:right w:val="none" w:sz="0" w:space="0" w:color="auto"/>
              </w:divBdr>
              <w:divsChild>
                <w:div w:id="1522351556">
                  <w:marLeft w:val="0"/>
                  <w:marRight w:val="0"/>
                  <w:marTop w:val="0"/>
                  <w:marBottom w:val="0"/>
                  <w:divBdr>
                    <w:top w:val="none" w:sz="0" w:space="0" w:color="auto"/>
                    <w:left w:val="none" w:sz="0" w:space="0" w:color="auto"/>
                    <w:bottom w:val="none" w:sz="0" w:space="0" w:color="auto"/>
                    <w:right w:val="none" w:sz="0" w:space="0" w:color="auto"/>
                  </w:divBdr>
                  <w:divsChild>
                    <w:div w:id="9327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120642">
      <w:bodyDiv w:val="1"/>
      <w:marLeft w:val="0"/>
      <w:marRight w:val="0"/>
      <w:marTop w:val="0"/>
      <w:marBottom w:val="0"/>
      <w:divBdr>
        <w:top w:val="none" w:sz="0" w:space="0" w:color="auto"/>
        <w:left w:val="none" w:sz="0" w:space="0" w:color="auto"/>
        <w:bottom w:val="none" w:sz="0" w:space="0" w:color="auto"/>
        <w:right w:val="none" w:sz="0" w:space="0" w:color="auto"/>
      </w:divBdr>
      <w:divsChild>
        <w:div w:id="1007514497">
          <w:marLeft w:val="0"/>
          <w:marRight w:val="0"/>
          <w:marTop w:val="0"/>
          <w:marBottom w:val="0"/>
          <w:divBdr>
            <w:top w:val="none" w:sz="0" w:space="0" w:color="auto"/>
            <w:left w:val="none" w:sz="0" w:space="0" w:color="auto"/>
            <w:bottom w:val="none" w:sz="0" w:space="0" w:color="auto"/>
            <w:right w:val="none" w:sz="0" w:space="0" w:color="auto"/>
          </w:divBdr>
          <w:divsChild>
            <w:div w:id="191042416">
              <w:marLeft w:val="0"/>
              <w:marRight w:val="0"/>
              <w:marTop w:val="0"/>
              <w:marBottom w:val="0"/>
              <w:divBdr>
                <w:top w:val="none" w:sz="0" w:space="0" w:color="auto"/>
                <w:left w:val="none" w:sz="0" w:space="0" w:color="auto"/>
                <w:bottom w:val="none" w:sz="0" w:space="0" w:color="auto"/>
                <w:right w:val="none" w:sz="0" w:space="0" w:color="auto"/>
              </w:divBdr>
              <w:divsChild>
                <w:div w:id="27722018">
                  <w:marLeft w:val="0"/>
                  <w:marRight w:val="0"/>
                  <w:marTop w:val="0"/>
                  <w:marBottom w:val="0"/>
                  <w:divBdr>
                    <w:top w:val="none" w:sz="0" w:space="0" w:color="auto"/>
                    <w:left w:val="none" w:sz="0" w:space="0" w:color="auto"/>
                    <w:bottom w:val="none" w:sz="0" w:space="0" w:color="auto"/>
                    <w:right w:val="none" w:sz="0" w:space="0" w:color="auto"/>
                  </w:divBdr>
                  <w:divsChild>
                    <w:div w:id="10917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docker-for-windows/install/" TargetMode="External"/><Relationship Id="rId13" Type="http://schemas.openxmlformats.org/officeDocument/2006/relationships/image" Target="media/image5.png"/><Relationship Id="rId18" Type="http://schemas.openxmlformats.org/officeDocument/2006/relationships/hyperlink" Target="https://10.0.75.2:8443" TargetMode="External"/><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commentsExtended" Target="commentsExtended.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omments" Target="comments.xml"/><Relationship Id="rId36" Type="http://schemas.openxmlformats.org/officeDocument/2006/relationships/image" Target="media/image22.png"/><Relationship Id="rId10" Type="http://schemas.openxmlformats.org/officeDocument/2006/relationships/hyperlink" Target="https://docs.docker.com/docker-for-windows/" TargetMode="External"/><Relationship Id="rId19" Type="http://schemas.openxmlformats.org/officeDocument/2006/relationships/image" Target="media/image9.png"/><Relationship Id="rId31" Type="http://schemas.openxmlformats.org/officeDocument/2006/relationships/hyperlink" Target="https://docs.openshift.com/container-platform/latest/dev_guide/port_forwarding.html" TargetMode="External"/><Relationship Id="rId4" Type="http://schemas.openxmlformats.org/officeDocument/2006/relationships/settings" Target="settings.xml"/><Relationship Id="rId9" Type="http://schemas.openxmlformats.org/officeDocument/2006/relationships/hyperlink" Target="https://github.com/openshift/origin/releases/tag/v1.5.0" TargetMode="External"/><Relationship Id="rId14" Type="http://schemas.openxmlformats.org/officeDocument/2006/relationships/hyperlink" Target="https://github.com/openshift/origin/blob/master/docs/cluster_up_down.md" TargetMode="External"/><Relationship Id="rId22" Type="http://schemas.openxmlformats.org/officeDocument/2006/relationships/image" Target="media/image12.png"/><Relationship Id="rId27" Type="http://schemas.openxmlformats.org/officeDocument/2006/relationships/hyperlink" Target="https://github.com/click2cloud/dotnet-core-mssql-app"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E472-FF9B-465D-BA30-3BAB2AEBF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19</Pages>
  <Words>2165</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Click2Cloud Inc</dc:creator>
  <cp:keywords/>
  <dc:description/>
  <cp:lastModifiedBy>Shrutika Mendhe</cp:lastModifiedBy>
  <cp:revision>16</cp:revision>
  <dcterms:created xsi:type="dcterms:W3CDTF">2017-05-02T12:02:00Z</dcterms:created>
  <dcterms:modified xsi:type="dcterms:W3CDTF">2017-05-02T13:00:00Z</dcterms:modified>
</cp:coreProperties>
</file>